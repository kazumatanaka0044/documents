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960364772"/>
      </w:sdtPr>
      <w:sdtContent>
        <w:p>
          <w:pPr>
            <w:pStyle w:val="Normal"/>
            <w:ind w:left="0" w:hanging="0"/>
            <w:rPr/>
          </w:pPr>
          <w:r>
            <w:rPr>
              <w:bdr w:val="single" w:sz="4" w:space="0" w:color="000000"/>
            </w:rPr>
            <w:t>関係社外秘</w:t>
          </w:r>
        </w:p>
        <w:p>
          <w:pPr>
            <w:pStyle w:val="Normal"/>
            <w:ind w:left="765" w:hanging="0"/>
            <w:rPr>
              <w:rFonts w:ascii="メイリオ" w:hAnsi="メイリオ" w:eastAsia="メイリオ" w:cs="メイリオ"/>
            </w:rPr>
          </w:pPr>
          <w:r>
            <w:rPr>
              <w:rFonts w:eastAsia="メイリオ" w:cs="メイリオ"/>
            </w:rPr>
          </w:r>
        </w:p>
        <w:p>
          <w:pPr>
            <w:pStyle w:val="Normal"/>
            <w:ind w:left="765" w:hanging="0"/>
            <w:rPr>
              <w:rFonts w:ascii="メイリオ" w:hAnsi="メイリオ" w:eastAsia="メイリオ" w:cs="メイリオ"/>
            </w:rPr>
          </w:pPr>
          <w:r>
            <w:rPr>
              <w:rFonts w:eastAsia="メイリオ" w:cs="メイリオ"/>
            </w:rPr>
          </w:r>
        </w:p>
        <w:p>
          <w:pPr>
            <w:pStyle w:val="Normal"/>
            <w:ind w:left="765" w:hanging="0"/>
            <w:rPr>
              <w:rFonts w:ascii="メイリオ" w:hAnsi="メイリオ" w:eastAsia="メイリオ" w:cs="メイリオ"/>
            </w:rPr>
          </w:pPr>
          <w:r>
            <w:rPr>
              <w:rFonts w:eastAsia="メイリオ" w:cs="メイリオ"/>
            </w:rPr>
            <w:drawing>
              <wp:anchor behindDoc="1" distT="0" distB="0" distL="0" distR="0" simplePos="0" locked="0" layoutInCell="0" allowOverlap="1" relativeHeight="39">
                <wp:simplePos x="0" y="0"/>
                <wp:positionH relativeFrom="margin">
                  <wp:align>center</wp:align>
                </wp:positionH>
                <wp:positionV relativeFrom="paragraph">
                  <wp:posOffset>6350</wp:posOffset>
                </wp:positionV>
                <wp:extent cx="4171950" cy="768985"/>
                <wp:effectExtent l="0" t="0" r="0" b="0"/>
                <wp:wrapNone/>
                <wp:docPr id="1" name="図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2" descr=""/>
                        <pic:cNvPicPr>
                          <a:picLocks noChangeAspect="1" noChangeArrowheads="1"/>
                        </pic:cNvPicPr>
                      </pic:nvPicPr>
                      <pic:blipFill>
                        <a:blip r:embed="rId2"/>
                        <a:stretch>
                          <a:fillRect/>
                        </a:stretch>
                      </pic:blipFill>
                      <pic:spPr bwMode="auto">
                        <a:xfrm>
                          <a:off x="0" y="0"/>
                          <a:ext cx="4171950" cy="768985"/>
                        </a:xfrm>
                        <a:prstGeom prst="rect">
                          <a:avLst/>
                        </a:prstGeom>
                      </pic:spPr>
                    </pic:pic>
                  </a:graphicData>
                </a:graphic>
              </wp:anchor>
            </w:drawing>
          </w:r>
        </w:p>
        <w:p>
          <w:pPr>
            <w:pStyle w:val="Normal"/>
            <w:ind w:left="765" w:hanging="0"/>
            <w:rPr>
              <w:rFonts w:ascii="メイリオ" w:hAnsi="メイリオ" w:eastAsia="メイリオ" w:cs="メイリオ"/>
            </w:rPr>
          </w:pPr>
          <w:r>
            <w:rPr>
              <w:rFonts w:eastAsia="メイリオ" w:cs="メイリオ"/>
            </w:rPr>
          </w:r>
        </w:p>
        <w:p>
          <w:pPr>
            <w:pStyle w:val="Normal"/>
            <w:ind w:left="765" w:hanging="0"/>
            <w:rPr>
              <w:rFonts w:ascii="メイリオ" w:hAnsi="メイリオ" w:eastAsia="メイリオ" w:cs="メイリオ"/>
            </w:rPr>
          </w:pPr>
          <w:r>
            <w:rPr>
              <w:rFonts w:eastAsia="メイリオ" w:cs="メイリオ"/>
            </w:rPr>
          </w:r>
        </w:p>
        <w:p>
          <w:pPr>
            <w:pStyle w:val="Normal"/>
            <w:ind w:left="765" w:hanging="0"/>
            <w:rPr>
              <w:rFonts w:ascii="メイリオ" w:hAnsi="メイリオ" w:eastAsia="メイリオ" w:cs="メイリオ"/>
            </w:rPr>
          </w:pPr>
          <w:r>
            <w:rPr>
              <w:rFonts w:eastAsia="メイリオ" w:cs="メイリオ"/>
            </w:rPr>
          </w:r>
        </w:p>
        <w:p>
          <w:pPr>
            <w:pStyle w:val="Normal"/>
            <w:ind w:left="765" w:hanging="0"/>
            <w:rPr>
              <w:rFonts w:ascii="メイリオ" w:hAnsi="メイリオ" w:eastAsia="メイリオ" w:cs="メイリオ"/>
            </w:rPr>
          </w:pPr>
          <w:r>
            <w:rPr>
              <w:rFonts w:eastAsia="メイリオ" w:cs="メイリオ"/>
            </w:rPr>
          </w:r>
        </w:p>
        <w:p>
          <w:pPr>
            <w:pStyle w:val="Normal"/>
            <w:ind w:left="765" w:hanging="0"/>
            <w:rPr>
              <w:rFonts w:ascii="メイリオ" w:hAnsi="メイリオ" w:eastAsia="メイリオ" w:cs="メイリオ"/>
            </w:rPr>
          </w:pPr>
          <w:r>
            <w:rPr>
              <w:rFonts w:eastAsia="メイリオ" w:cs="メイリオ"/>
            </w:rPr>
          </w:r>
        </w:p>
        <w:p>
          <w:pPr>
            <w:pStyle w:val="Normal"/>
            <w:ind w:left="765" w:hanging="0"/>
            <w:rPr>
              <w:rFonts w:ascii="メイリオ" w:hAnsi="メイリオ" w:eastAsia="メイリオ" w:cs="メイリオ"/>
            </w:rPr>
          </w:pPr>
          <w:r>
            <w:rPr>
              <w:rFonts w:eastAsia="メイリオ" w:cs="メイリオ"/>
            </w:rPr>
          </w:r>
        </w:p>
      </w:sdtContent>
    </w:sdt>
    <w:tbl>
      <w:tblPr>
        <w:tblW w:w="4300" w:type="pct"/>
        <w:jc w:val="center"/>
        <w:tblInd w:w="0" w:type="dxa"/>
        <w:tblLayout w:type="fixed"/>
        <w:tblCellMar>
          <w:top w:w="284" w:type="dxa"/>
          <w:left w:w="108" w:type="dxa"/>
          <w:bottom w:w="284" w:type="dxa"/>
          <w:right w:w="108" w:type="dxa"/>
        </w:tblCellMar>
        <w:tblLook w:firstRow="1" w:noVBand="1" w:lastRow="0" w:firstColumn="1" w:lastColumn="0" w:noHBand="0" w:val="04a0"/>
      </w:tblPr>
      <w:tblGrid>
        <w:gridCol w:w="8249"/>
      </w:tblGrid>
      <w:tr>
        <w:trPr>
          <w:trHeight w:val="3259" w:hRule="atLeast"/>
        </w:trPr>
        <w:tc>
          <w:tcPr>
            <w:tcW w:w="8249" w:type="dxa"/>
            <w:tcBorders>
              <w:top w:val="single" w:sz="8" w:space="0" w:color="70ADC9"/>
              <w:left w:val="single" w:sz="48" w:space="0" w:color="70ADC9"/>
              <w:bottom w:val="single" w:sz="8" w:space="0" w:color="70ADC9"/>
            </w:tcBorders>
            <w:vAlign w:val="center"/>
          </w:tcPr>
          <w:p>
            <w:pPr>
              <w:pStyle w:val="Style34"/>
              <w:widowControl w:val="false"/>
              <w:jc w:val="left"/>
              <w:rPr/>
            </w:pPr>
            <w:r>
              <w:rPr/>
              <w:t>チーム開発演習</w:t>
            </w:r>
          </w:p>
          <w:p>
            <w:pPr>
              <w:pStyle w:val="Style34"/>
              <w:widowControl w:val="false"/>
              <w:jc w:val="left"/>
              <w:rPr/>
            </w:pPr>
            <w:r>
              <w:rPr/>
              <w:t>シェアードショップ</w:t>
            </w:r>
            <w:r>
              <w:rPr/>
              <w:br/>
            </w:r>
            <w:r>
              <w:rPr/>
              <w:t>通販システム</w:t>
            </w:r>
          </w:p>
          <w:p>
            <w:pPr>
              <w:pStyle w:val="Style34"/>
              <w:widowControl w:val="false"/>
              <w:jc w:val="left"/>
              <w:rPr/>
            </w:pPr>
            <w:r>
              <w:rPr/>
            </w:r>
          </w:p>
          <w:p>
            <w:pPr>
              <w:pStyle w:val="Style34"/>
              <w:widowControl w:val="false"/>
              <w:jc w:val="left"/>
              <w:rPr/>
            </w:pPr>
            <w:r>
              <w:rPr/>
              <w:t>詳細設計書</w:t>
            </w:r>
          </w:p>
        </w:tc>
      </w:tr>
    </w:tbl>
    <w:p>
      <w:pPr>
        <w:pStyle w:val="Normal"/>
        <w:ind w:left="765" w:hanging="0"/>
        <w:rPr>
          <w:rFonts w:ascii="メイリオ" w:hAnsi="メイリオ" w:eastAsia="メイリオ" w:cs="メイリオ"/>
        </w:rPr>
      </w:pPr>
      <w:r>
        <w:rPr>
          <w:rFonts w:eastAsia="メイリオ" w:cs="メイリオ"/>
        </w:rPr>
      </w:r>
    </w:p>
    <w:p>
      <w:pPr>
        <w:pStyle w:val="Normal"/>
        <w:widowControl/>
        <w:spacing w:lineRule="auto" w:line="240"/>
        <w:ind w:left="0" w:hanging="0"/>
        <w:jc w:val="left"/>
        <w:rPr>
          <w:sz w:val="24"/>
        </w:rPr>
      </w:pPr>
      <w:r>
        <w:rPr>
          <w:sz w:val="24"/>
        </w:rPr>
      </w:r>
    </w:p>
    <w:p>
      <w:pPr>
        <w:pStyle w:val="Normal"/>
        <w:rPr/>
      </w:pPr>
      <w:r>
        <w:rPr/>
      </w:r>
    </w:p>
    <w:sdt>
      <w:sdtPr>
        <w:docPartObj>
          <w:docPartGallery w:val="Table of Contents"/>
          <w:docPartUnique w:val="true"/>
        </w:docPartObj>
      </w:sdtPr>
      <w:sdtContent>
        <w:p>
          <w:pPr>
            <w:pStyle w:val="Style34"/>
            <w:rPr>
              <w:rStyle w:val="21"/>
            </w:rPr>
          </w:pPr>
          <w:r>
            <w:rPr>
              <w:rStyle w:val="21"/>
            </w:rPr>
            <w:t>目次</w:t>
          </w:r>
        </w:p>
        <w:p>
          <w:pPr>
            <w:pStyle w:val="22"/>
            <w:ind w:left="1033" w:right="870" w:hanging="4"/>
            <w:rPr>
              <w:szCs w:val="22"/>
            </w:rPr>
          </w:pPr>
          <w:r>
            <w:fldChar w:fldCharType="begin"/>
          </w:r>
          <w:r>
            <w:rPr>
              <w:webHidden/>
              <w:vanish w:val="false"/>
            </w:rPr>
            <w:instrText> TOC \z \o "1-3" \u \h</w:instrText>
          </w:r>
          <w:r>
            <w:rPr>
              <w:webHidden/>
              <w:vanish w:val="false"/>
            </w:rPr>
            <w:fldChar w:fldCharType="separate"/>
          </w:r>
          <w:hyperlink w:anchor="_Toc64295481">
            <w:r>
              <w:rPr>
                <w:webHidden/>
                <w:vanish w:val="false"/>
              </w:rPr>
              <w:t>１ はじめに</w:t>
            </w:r>
            <w:r>
              <w:rPr>
                <w:webHidden/>
              </w:rPr>
              <w:fldChar w:fldCharType="begin"/>
            </w:r>
            <w:r>
              <w:rPr>
                <w:webHidden/>
              </w:rPr>
              <w:instrText>PAGEREF _Toc64295481 \h</w:instrText>
            </w:r>
            <w:r>
              <w:rPr>
                <w:webHidden/>
              </w:rPr>
              <w:fldChar w:fldCharType="separate"/>
            </w:r>
            <w:r>
              <w:rPr>
                <w:vanish w:val="false"/>
              </w:rPr>
              <w:tab/>
              <w:t>2</w:t>
            </w:r>
            <w:r>
              <w:rPr>
                <w:webHidden/>
              </w:rPr>
              <w:fldChar w:fldCharType="end"/>
            </w:r>
          </w:hyperlink>
        </w:p>
        <w:p>
          <w:pPr>
            <w:pStyle w:val="22"/>
            <w:ind w:left="1033" w:right="870" w:hanging="4"/>
            <w:rPr>
              <w:szCs w:val="22"/>
            </w:rPr>
          </w:pPr>
          <w:hyperlink w:anchor="_Toc64295482">
            <w:r>
              <w:rPr>
                <w:webHidden/>
                <w:vanish w:val="false"/>
              </w:rPr>
              <w:t>２ プログラム構成</w:t>
            </w:r>
          </w:hyperlink>
          <w:r>
            <w:rPr>
              <w:vanish w:val="false"/>
            </w:rPr>
            <w:tab/>
            <w:t>3</w:t>
          </w:r>
        </w:p>
        <w:p>
          <w:pPr>
            <w:pStyle w:val="22"/>
            <w:ind w:left="1033" w:right="870" w:hanging="4"/>
            <w:rPr>
              <w:szCs w:val="22"/>
            </w:rPr>
          </w:pPr>
          <w:r>
            <w:rPr>
              <w:vanish w:val="false"/>
            </w:rPr>
            <w:t xml:space="preserve">  </w:t>
          </w:r>
          <w:hyperlink w:anchor="_Toc64295483">
            <w:r>
              <w:rPr>
                <w:webHidden/>
                <w:vanish w:val="false"/>
              </w:rPr>
              <w:t>２</w:t>
            </w:r>
          </w:hyperlink>
          <w:r>
            <w:rPr/>
            <w:t>-</w:t>
          </w:r>
          <w:r>
            <w:rPr/>
            <w:t>１ プログラム全体構成</w:t>
          </w:r>
          <w:r>
            <w:rPr>
              <w:vanish w:val="false"/>
            </w:rPr>
            <w:tab/>
            <w:t>3</w:t>
          </w:r>
        </w:p>
        <w:p>
          <w:pPr>
            <w:pStyle w:val="22"/>
            <w:ind w:left="1033" w:right="870" w:hanging="4"/>
            <w:rPr>
              <w:szCs w:val="22"/>
            </w:rPr>
          </w:pPr>
          <w:r>
            <w:rPr>
              <w:vanish w:val="false"/>
            </w:rPr>
            <w:t xml:space="preserve">  </w:t>
          </w:r>
          <w:hyperlink w:anchor="_Toc64295484">
            <w:r>
              <w:rPr>
                <w:webHidden/>
                <w:vanish w:val="false"/>
              </w:rPr>
              <w:t>２</w:t>
            </w:r>
            <w:r>
              <w:rPr/>
              <w:t>-</w:t>
            </w:r>
            <w:r>
              <w:rPr/>
              <w:t>２ パッケージ一覧</w:t>
            </w:r>
            <w:r>
              <w:rPr>
                <w:webHidden/>
              </w:rPr>
              <w:fldChar w:fldCharType="begin"/>
            </w:r>
            <w:r>
              <w:rPr>
                <w:webHidden/>
              </w:rPr>
              <w:instrText>PAGEREF _Toc64295484 \h</w:instrText>
            </w:r>
            <w:r>
              <w:rPr>
                <w:webHidden/>
              </w:rPr>
              <w:fldChar w:fldCharType="separate"/>
            </w:r>
            <w:r>
              <w:rPr>
                <w:vanish w:val="false"/>
              </w:rPr>
              <w:tab/>
              <w:t>4</w:t>
            </w:r>
            <w:r>
              <w:rPr>
                <w:webHidden/>
              </w:rPr>
              <w:fldChar w:fldCharType="end"/>
            </w:r>
          </w:hyperlink>
        </w:p>
        <w:p>
          <w:pPr>
            <w:pStyle w:val="22"/>
            <w:ind w:left="1033" w:right="870" w:hanging="4"/>
            <w:rPr>
              <w:szCs w:val="22"/>
            </w:rPr>
          </w:pPr>
          <w:hyperlink w:anchor="_Toc64295485">
            <w:r>
              <w:rPr>
                <w:webHidden/>
                <w:vanish w:val="false"/>
              </w:rPr>
              <w:t>２</w:t>
            </w:r>
            <w:r>
              <w:rPr/>
              <w:t>-</w:t>
            </w:r>
            <w:r>
              <w:rPr/>
              <w:t>３ コントローラの構成 ★（※水色の欄は追記が必要）</w:t>
            </w:r>
            <w:r>
              <w:rPr>
                <w:webHidden/>
              </w:rPr>
              <w:fldChar w:fldCharType="begin"/>
            </w:r>
            <w:r>
              <w:rPr>
                <w:webHidden/>
              </w:rPr>
              <w:instrText>PAGEREF _Toc64295485 \h</w:instrText>
            </w:r>
            <w:r>
              <w:rPr>
                <w:webHidden/>
              </w:rPr>
              <w:fldChar w:fldCharType="separate"/>
            </w:r>
            <w:r>
              <w:rPr>
                <w:vanish w:val="false"/>
              </w:rPr>
              <w:tab/>
              <w:t>5</w:t>
            </w:r>
            <w:r>
              <w:rPr>
                <w:webHidden/>
              </w:rPr>
              <w:fldChar w:fldCharType="end"/>
            </w:r>
          </w:hyperlink>
        </w:p>
        <w:p>
          <w:pPr>
            <w:pStyle w:val="22"/>
            <w:ind w:left="1033" w:right="870" w:hanging="4"/>
            <w:rPr>
              <w:szCs w:val="22"/>
            </w:rPr>
          </w:pPr>
          <w:hyperlink w:anchor="_Toc64295486">
            <w:r>
              <w:rPr>
                <w:webHidden/>
                <w:vanish w:val="false"/>
              </w:rPr>
              <w:t>２</w:t>
            </w:r>
            <w:r>
              <w:rPr/>
              <w:t>-</w:t>
            </w:r>
            <w:r>
              <w:rPr/>
              <w:t>４ テンプレートファイル構成 ★（※水色の欄は追記が必要）</w:t>
            </w:r>
            <w:r>
              <w:rPr>
                <w:webHidden/>
              </w:rPr>
              <w:fldChar w:fldCharType="begin"/>
            </w:r>
            <w:r>
              <w:rPr>
                <w:webHidden/>
              </w:rPr>
              <w:instrText>PAGEREF _Toc64295486 \h</w:instrText>
            </w:r>
            <w:r>
              <w:rPr>
                <w:webHidden/>
              </w:rPr>
              <w:fldChar w:fldCharType="separate"/>
            </w:r>
            <w:r>
              <w:rPr>
                <w:vanish w:val="false"/>
              </w:rPr>
              <w:tab/>
              <w:t>7</w:t>
            </w:r>
            <w:r>
              <w:rPr>
                <w:webHidden/>
              </w:rPr>
              <w:fldChar w:fldCharType="end"/>
            </w:r>
          </w:hyperlink>
        </w:p>
        <w:p>
          <w:pPr>
            <w:pStyle w:val="22"/>
            <w:ind w:left="1033" w:right="870" w:hanging="4"/>
            <w:rPr>
              <w:szCs w:val="22"/>
            </w:rPr>
          </w:pPr>
          <w:hyperlink w:anchor="_Toc64295487">
            <w:r>
              <w:rPr>
                <w:webHidden/>
                <w:vanish w:val="false"/>
              </w:rPr>
              <w:t>２</w:t>
            </w:r>
            <w:r>
              <w:rPr/>
              <w:t>-</w:t>
            </w:r>
            <w:r>
              <w:rPr/>
              <w:t xml:space="preserve">５ </w:t>
            </w:r>
            <w:r>
              <w:rPr/>
              <w:t>URL</w:t>
            </w:r>
            <w:r>
              <w:rPr/>
              <w:t>一覧★（※水色の欄は追記が必要）</w:t>
            </w:r>
            <w:r>
              <w:rPr>
                <w:webHidden/>
              </w:rPr>
              <w:fldChar w:fldCharType="begin"/>
            </w:r>
            <w:r>
              <w:rPr>
                <w:webHidden/>
              </w:rPr>
              <w:instrText>PAGEREF _Toc64295487 \h</w:instrText>
            </w:r>
            <w:r>
              <w:rPr>
                <w:webHidden/>
              </w:rPr>
              <w:fldChar w:fldCharType="separate"/>
            </w:r>
            <w:r>
              <w:rPr>
                <w:vanish w:val="false"/>
              </w:rPr>
              <w:tab/>
              <w:t>10</w:t>
            </w:r>
            <w:r>
              <w:rPr>
                <w:webHidden/>
              </w:rPr>
              <w:fldChar w:fldCharType="end"/>
            </w:r>
          </w:hyperlink>
        </w:p>
        <w:p>
          <w:pPr>
            <w:pStyle w:val="22"/>
            <w:ind w:left="1033" w:right="870" w:hanging="4"/>
            <w:rPr>
              <w:szCs w:val="22"/>
            </w:rPr>
          </w:pPr>
          <w:hyperlink w:anchor="_Toc64295488">
            <w:r>
              <w:rPr>
                <w:webHidden/>
                <w:vanish w:val="false"/>
              </w:rPr>
              <w:t>３ ユーザインターフェース設計</w:t>
            </w:r>
            <w:r>
              <w:rPr>
                <w:webHidden/>
              </w:rPr>
              <w:fldChar w:fldCharType="begin"/>
            </w:r>
            <w:r>
              <w:rPr>
                <w:webHidden/>
              </w:rPr>
              <w:instrText>PAGEREF _Toc64295488 \h</w:instrText>
            </w:r>
            <w:r>
              <w:rPr>
                <w:webHidden/>
              </w:rPr>
              <w:fldChar w:fldCharType="separate"/>
            </w:r>
            <w:r>
              <w:rPr>
                <w:vanish w:val="false"/>
              </w:rPr>
              <w:tab/>
              <w:t>15</w:t>
            </w:r>
            <w:r>
              <w:rPr>
                <w:webHidden/>
              </w:rPr>
              <w:fldChar w:fldCharType="end"/>
            </w:r>
          </w:hyperlink>
        </w:p>
        <w:p>
          <w:pPr>
            <w:pStyle w:val="22"/>
            <w:ind w:left="1033" w:right="870" w:hanging="4"/>
            <w:rPr>
              <w:szCs w:val="22"/>
            </w:rPr>
          </w:pPr>
          <w:r>
            <w:rPr>
              <w:vanish w:val="false"/>
            </w:rPr>
            <w:t xml:space="preserve">  </w:t>
          </w:r>
          <w:hyperlink w:anchor="_Toc64295489">
            <w:r>
              <w:rPr>
                <w:webHidden/>
                <w:vanish w:val="false"/>
              </w:rPr>
              <w:t>３</w:t>
            </w:r>
          </w:hyperlink>
          <w:r>
            <w:rPr/>
            <w:t>-</w:t>
          </w:r>
          <w:r>
            <w:rPr/>
            <w:t>１ 共通部品とレイアウトパターン</w:t>
          </w:r>
          <w:r>
            <w:rPr>
              <w:vanish w:val="false"/>
            </w:rPr>
            <w:tab/>
            <w:t>15</w:t>
          </w:r>
        </w:p>
        <w:p>
          <w:pPr>
            <w:pStyle w:val="22"/>
            <w:ind w:left="1033" w:right="870" w:hanging="4"/>
            <w:rPr>
              <w:szCs w:val="22"/>
            </w:rPr>
          </w:pPr>
          <w:r>
            <w:rPr>
              <w:vanish w:val="false"/>
            </w:rPr>
            <w:t xml:space="preserve">  </w:t>
          </w:r>
          <w:hyperlink w:anchor="_Toc64295490">
            <w:r>
              <w:rPr>
                <w:webHidden/>
                <w:vanish w:val="false"/>
              </w:rPr>
              <w:t>３</w:t>
            </w:r>
            <w:r>
              <w:rPr/>
              <w:t>-</w:t>
            </w:r>
            <w:r>
              <w:rPr/>
              <w:t>２ 入力値チェック</w:t>
            </w:r>
            <w:r>
              <w:rPr>
                <w:webHidden/>
              </w:rPr>
              <w:fldChar w:fldCharType="begin"/>
            </w:r>
            <w:r>
              <w:rPr>
                <w:webHidden/>
              </w:rPr>
              <w:instrText>PAGEREF _Toc64295490 \h</w:instrText>
            </w:r>
            <w:r>
              <w:rPr>
                <w:webHidden/>
              </w:rPr>
              <w:fldChar w:fldCharType="separate"/>
            </w:r>
            <w:r>
              <w:rPr>
                <w:vanish w:val="false"/>
              </w:rPr>
              <w:tab/>
              <w:t>17</w:t>
            </w:r>
            <w:r>
              <w:rPr>
                <w:webHidden/>
              </w:rPr>
              <w:fldChar w:fldCharType="end"/>
            </w:r>
          </w:hyperlink>
        </w:p>
        <w:p>
          <w:pPr>
            <w:pStyle w:val="22"/>
            <w:ind w:left="1033" w:right="870" w:hanging="4"/>
            <w:rPr>
              <w:szCs w:val="22"/>
            </w:rPr>
          </w:pPr>
          <w:hyperlink w:anchor="_Toc64295491">
            <w:r>
              <w:rPr>
                <w:webHidden/>
                <w:vanish w:val="false"/>
              </w:rPr>
              <w:t>４ プログラム構造設計</w:t>
            </w:r>
            <w:r>
              <w:rPr>
                <w:webHidden/>
              </w:rPr>
              <w:fldChar w:fldCharType="begin"/>
            </w:r>
            <w:r>
              <w:rPr>
                <w:webHidden/>
              </w:rPr>
              <w:instrText>PAGEREF _Toc64295491 \h</w:instrText>
            </w:r>
            <w:r>
              <w:rPr>
                <w:webHidden/>
              </w:rPr>
              <w:fldChar w:fldCharType="separate"/>
            </w:r>
            <w:r>
              <w:rPr>
                <w:vanish w:val="false"/>
              </w:rPr>
              <w:tab/>
              <w:t>20</w:t>
            </w:r>
            <w:r>
              <w:rPr>
                <w:webHidden/>
              </w:rPr>
              <w:fldChar w:fldCharType="end"/>
            </w:r>
          </w:hyperlink>
        </w:p>
        <w:p>
          <w:pPr>
            <w:pStyle w:val="22"/>
            <w:ind w:left="1033" w:right="870" w:hanging="4"/>
            <w:rPr>
              <w:szCs w:val="22"/>
            </w:rPr>
          </w:pPr>
          <w:r>
            <w:rPr>
              <w:vanish w:val="false"/>
            </w:rPr>
            <w:t xml:space="preserve">  </w:t>
          </w:r>
          <w:hyperlink w:anchor="_Toc64295492">
            <w:r>
              <w:rPr>
                <w:webHidden/>
                <w:vanish w:val="false"/>
              </w:rPr>
              <w:t>４</w:t>
            </w:r>
          </w:hyperlink>
          <w:r>
            <w:rPr/>
            <w:t>-</w:t>
          </w:r>
          <w:r>
            <w:rPr/>
            <w:t>１ 概要</w:t>
          </w:r>
          <w:r>
            <w:rPr>
              <w:vanish w:val="false"/>
            </w:rPr>
            <w:tab/>
            <w:t>20</w:t>
          </w:r>
        </w:p>
        <w:p>
          <w:pPr>
            <w:pStyle w:val="22"/>
            <w:ind w:left="1033" w:right="870" w:hanging="4"/>
            <w:rPr>
              <w:szCs w:val="22"/>
            </w:rPr>
          </w:pPr>
          <w:r>
            <w:rPr>
              <w:vanish w:val="false"/>
            </w:rPr>
            <w:t xml:space="preserve">  </w:t>
          </w:r>
          <w:hyperlink w:anchor="_Toc64295493">
            <w:r>
              <w:rPr>
                <w:webHidden/>
                <w:vanish w:val="false"/>
              </w:rPr>
              <w:t>４</w:t>
            </w:r>
            <w:r>
              <w:rPr/>
              <w:t>-</w:t>
            </w:r>
            <w:r>
              <w:rPr/>
              <w:t>２ アクセス制御の方式</w:t>
            </w:r>
            <w:r>
              <w:rPr>
                <w:webHidden/>
              </w:rPr>
              <w:fldChar w:fldCharType="begin"/>
            </w:r>
            <w:r>
              <w:rPr>
                <w:webHidden/>
              </w:rPr>
              <w:instrText>PAGEREF _Toc64295493 \h</w:instrText>
            </w:r>
            <w:r>
              <w:rPr>
                <w:webHidden/>
              </w:rPr>
              <w:fldChar w:fldCharType="separate"/>
            </w:r>
            <w:r>
              <w:rPr>
                <w:vanish w:val="false"/>
              </w:rPr>
              <w:tab/>
              <w:t>20</w:t>
            </w:r>
            <w:r>
              <w:rPr>
                <w:webHidden/>
              </w:rPr>
              <w:fldChar w:fldCharType="end"/>
            </w:r>
          </w:hyperlink>
        </w:p>
        <w:p>
          <w:pPr>
            <w:pStyle w:val="22"/>
            <w:ind w:left="1033" w:right="870" w:hanging="4"/>
            <w:rPr>
              <w:szCs w:val="22"/>
            </w:rPr>
          </w:pPr>
          <w:r>
            <w:rPr>
              <w:vanish w:val="false"/>
            </w:rPr>
            <w:t xml:space="preserve">  </w:t>
          </w:r>
          <w:hyperlink w:anchor="_Toc64295494">
            <w:r>
              <w:rPr>
                <w:webHidden/>
                <w:vanish w:val="false"/>
              </w:rPr>
              <w:t>４</w:t>
            </w:r>
            <w:r>
              <w:rPr/>
              <w:t>-</w:t>
            </w:r>
            <w:r>
              <w:rPr/>
              <w:t>３ ログイン処理の構造</w:t>
            </w:r>
            <w:r>
              <w:rPr>
                <w:vanish w:val="false"/>
              </w:rPr>
              <w:tab/>
            </w:r>
            <w:ins w:id="0" w:author="c-sekiya" w:date="2022-05-24T09:51:00Z">
              <w:r>
                <w:rPr>
                  <w:vanish w:val="false"/>
                </w:rPr>
                <w:t>22</w:t>
              </w:r>
            </w:ins>
          </w:hyperlink>
          <w:hyperlink w:anchor="_Toc64295494">
            <w:del w:id="1" w:author="c-sekiya" w:date="2022-05-24T09:51:00Z">
              <w:r>
                <w:rPr>
                  <w:webHidden/>
                </w:rPr>
                <w:fldChar w:fldCharType="begin"/>
              </w:r>
              <w:r>
                <w:rPr>
                  <w:webHidden/>
                </w:rPr>
                <w:delInstrText>PAGEREF _Toc64295494 \h</w:delInstrText>
              </w:r>
              <w:r>
                <w:rPr>
                  <w:webHidden/>
                </w:rPr>
                <w:fldChar w:fldCharType="separate"/>
              </w:r>
              <w:r>
                <w:rPr>
                  <w:webHidden/>
                  <w:vanish w:val="false"/>
                </w:rPr>
                <w:delText>2223</w:delText>
              </w:r>
            </w:del>
            <w:r>
              <w:rPr>
                <w:webHidden/>
              </w:rPr>
              <w:fldChar w:fldCharType="end"/>
            </w:r>
          </w:hyperlink>
        </w:p>
        <w:p>
          <w:pPr>
            <w:pStyle w:val="22"/>
            <w:ind w:left="1033" w:right="870" w:hanging="4"/>
            <w:rPr>
              <w:szCs w:val="22"/>
            </w:rPr>
          </w:pPr>
          <w:r>
            <w:rPr>
              <w:vanish w:val="false"/>
            </w:rPr>
            <w:t xml:space="preserve">  </w:t>
          </w:r>
          <w:hyperlink w:anchor="_Toc64295495">
            <w:r>
              <w:rPr>
                <w:webHidden/>
                <w:vanish w:val="false"/>
              </w:rPr>
              <w:t>４</w:t>
            </w:r>
            <w:r>
              <w:rPr/>
              <w:t>-</w:t>
            </w:r>
            <w:r>
              <w:rPr/>
              <w:t>４ 登録処理の構造</w:t>
            </w:r>
            <w:r>
              <w:rPr>
                <w:vanish w:val="false"/>
              </w:rPr>
              <w:tab/>
            </w:r>
            <w:ins w:id="2" w:author="c-sekiya" w:date="2022-05-24T09:51:00Z">
              <w:r>
                <w:rPr>
                  <w:vanish w:val="false"/>
                </w:rPr>
                <w:t>23</w:t>
              </w:r>
            </w:ins>
          </w:hyperlink>
          <w:hyperlink w:anchor="_Toc64295495">
            <w:del w:id="3" w:author="c-sekiya" w:date="2022-05-24T09:51:00Z">
              <w:r>
                <w:rPr>
                  <w:webHidden/>
                </w:rPr>
                <w:fldChar w:fldCharType="begin"/>
              </w:r>
              <w:r>
                <w:rPr>
                  <w:webHidden/>
                </w:rPr>
                <w:delInstrText>PAGEREF _Toc64295495 \h</w:delInstrText>
              </w:r>
              <w:r>
                <w:rPr>
                  <w:webHidden/>
                </w:rPr>
                <w:fldChar w:fldCharType="separate"/>
              </w:r>
              <w:r>
                <w:rPr>
                  <w:webHidden/>
                  <w:vanish w:val="false"/>
                </w:rPr>
                <w:delText>2324</w:delText>
              </w:r>
            </w:del>
            <w:r>
              <w:rPr>
                <w:webHidden/>
              </w:rPr>
              <w:fldChar w:fldCharType="end"/>
            </w:r>
          </w:hyperlink>
        </w:p>
        <w:p>
          <w:pPr>
            <w:pStyle w:val="22"/>
            <w:ind w:left="1033" w:right="870" w:hanging="4"/>
            <w:rPr>
              <w:szCs w:val="22"/>
            </w:rPr>
          </w:pPr>
          <w:r>
            <w:rPr>
              <w:vanish w:val="false"/>
            </w:rPr>
            <w:t xml:space="preserve">  </w:t>
          </w:r>
          <w:hyperlink w:anchor="_Toc64295496">
            <w:r>
              <w:rPr>
                <w:webHidden/>
                <w:vanish w:val="false"/>
              </w:rPr>
              <w:t>４</w:t>
            </w:r>
            <w:r>
              <w:rPr/>
              <w:t>-</w:t>
            </w:r>
            <w:r>
              <w:rPr/>
              <w:t>５ 変更処理の構造</w:t>
            </w:r>
            <w:r>
              <w:rPr>
                <w:vanish w:val="false"/>
              </w:rPr>
              <w:tab/>
            </w:r>
            <w:ins w:id="4" w:author="c-sekiya" w:date="2022-05-24T09:51:00Z">
              <w:r>
                <w:rPr>
                  <w:vanish w:val="false"/>
                </w:rPr>
                <w:t>25</w:t>
              </w:r>
            </w:ins>
          </w:hyperlink>
          <w:hyperlink w:anchor="_Toc64295496">
            <w:del w:id="5" w:author="c-sekiya" w:date="2022-05-24T09:51:00Z">
              <w:r>
                <w:rPr>
                  <w:webHidden/>
                </w:rPr>
                <w:fldChar w:fldCharType="begin"/>
              </w:r>
              <w:r>
                <w:rPr>
                  <w:webHidden/>
                </w:rPr>
                <w:delInstrText>PAGEREF _Toc64295496 \h</w:delInstrText>
              </w:r>
              <w:r>
                <w:rPr>
                  <w:webHidden/>
                </w:rPr>
                <w:fldChar w:fldCharType="separate"/>
              </w:r>
              <w:r>
                <w:rPr>
                  <w:webHidden/>
                  <w:vanish w:val="false"/>
                </w:rPr>
                <w:delText>2526</w:delText>
              </w:r>
            </w:del>
            <w:r>
              <w:rPr>
                <w:webHidden/>
              </w:rPr>
              <w:fldChar w:fldCharType="end"/>
            </w:r>
          </w:hyperlink>
        </w:p>
        <w:p>
          <w:pPr>
            <w:pStyle w:val="22"/>
            <w:ind w:left="1033" w:right="870" w:hanging="4"/>
            <w:rPr>
              <w:szCs w:val="22"/>
            </w:rPr>
          </w:pPr>
          <w:r>
            <w:rPr>
              <w:vanish w:val="false"/>
            </w:rPr>
            <w:t xml:space="preserve">  </w:t>
          </w:r>
          <w:hyperlink w:anchor="_Toc64295497">
            <w:r>
              <w:rPr>
                <w:webHidden/>
                <w:vanish w:val="false"/>
              </w:rPr>
              <w:t>４</w:t>
            </w:r>
            <w:r>
              <w:rPr/>
              <w:t>-</w:t>
            </w:r>
            <w:r>
              <w:rPr/>
              <w:t>６ 削除処理の構造</w:t>
            </w:r>
            <w:r>
              <w:rPr>
                <w:vanish w:val="false"/>
              </w:rPr>
              <w:tab/>
            </w:r>
            <w:ins w:id="6" w:author="c-sekiya" w:date="2022-05-24T09:51:00Z">
              <w:r>
                <w:rPr>
                  <w:vanish w:val="false"/>
                </w:rPr>
                <w:t>27</w:t>
              </w:r>
            </w:ins>
          </w:hyperlink>
          <w:hyperlink w:anchor="_Toc64295497">
            <w:del w:id="7" w:author="c-sekiya" w:date="2022-05-24T09:51:00Z">
              <w:r>
                <w:rPr>
                  <w:webHidden/>
                </w:rPr>
                <w:fldChar w:fldCharType="begin"/>
              </w:r>
              <w:r>
                <w:rPr>
                  <w:webHidden/>
                </w:rPr>
                <w:delInstrText>PAGEREF _Toc64295497 \h</w:delInstrText>
              </w:r>
              <w:r>
                <w:rPr>
                  <w:webHidden/>
                </w:rPr>
                <w:fldChar w:fldCharType="separate"/>
              </w:r>
              <w:r>
                <w:rPr>
                  <w:webHidden/>
                  <w:vanish w:val="false"/>
                </w:rPr>
                <w:delText>2728</w:delText>
              </w:r>
            </w:del>
            <w:r>
              <w:rPr>
                <w:webHidden/>
              </w:rPr>
              <w:fldChar w:fldCharType="end"/>
            </w:r>
          </w:hyperlink>
        </w:p>
        <w:p>
          <w:pPr>
            <w:pStyle w:val="22"/>
            <w:ind w:left="1033" w:right="870" w:hanging="4"/>
            <w:rPr>
              <w:szCs w:val="22"/>
            </w:rPr>
          </w:pPr>
          <w:r>
            <w:rPr>
              <w:vanish w:val="false"/>
            </w:rPr>
            <w:t xml:space="preserve">  </w:t>
          </w:r>
          <w:hyperlink w:anchor="_Toc64295498">
            <w:r>
              <w:rPr>
                <w:webHidden/>
                <w:vanish w:val="false"/>
              </w:rPr>
              <w:t>４</w:t>
            </w:r>
            <w:r>
              <w:rPr/>
              <w:t>-</w:t>
            </w:r>
            <w:r>
              <w:rPr/>
              <w:t>７ 買い物かごの構造</w:t>
            </w:r>
            <w:r>
              <w:rPr>
                <w:vanish w:val="false"/>
              </w:rPr>
              <w:tab/>
            </w:r>
            <w:ins w:id="8" w:author="c-sekiya" w:date="2022-05-24T09:51:00Z">
              <w:r>
                <w:rPr>
                  <w:vanish w:val="false"/>
                </w:rPr>
                <w:t>29</w:t>
              </w:r>
            </w:ins>
          </w:hyperlink>
          <w:hyperlink w:anchor="_Toc64295498">
            <w:del w:id="9" w:author="c-sekiya" w:date="2022-05-24T09:51:00Z">
              <w:r>
                <w:rPr>
                  <w:webHidden/>
                </w:rPr>
                <w:fldChar w:fldCharType="begin"/>
              </w:r>
              <w:r>
                <w:rPr>
                  <w:webHidden/>
                </w:rPr>
                <w:delInstrText>PAGEREF _Toc64295498 \h</w:delInstrText>
              </w:r>
              <w:r>
                <w:rPr>
                  <w:webHidden/>
                </w:rPr>
                <w:fldChar w:fldCharType="separate"/>
              </w:r>
              <w:r>
                <w:rPr>
                  <w:webHidden/>
                  <w:vanish w:val="false"/>
                </w:rPr>
                <w:delText>2930</w:delText>
              </w:r>
            </w:del>
            <w:r>
              <w:rPr>
                <w:webHidden/>
              </w:rPr>
              <w:fldChar w:fldCharType="end"/>
            </w:r>
          </w:hyperlink>
        </w:p>
        <w:p>
          <w:pPr>
            <w:pStyle w:val="22"/>
            <w:ind w:left="1033" w:right="870" w:hanging="4"/>
            <w:rPr>
              <w:szCs w:val="22"/>
            </w:rPr>
          </w:pPr>
          <w:r>
            <w:rPr>
              <w:vanish w:val="false"/>
            </w:rPr>
            <w:t xml:space="preserve">  </w:t>
          </w:r>
          <w:hyperlink w:anchor="_Toc64295499">
            <w:r>
              <w:rPr>
                <w:webHidden/>
                <w:vanish w:val="false"/>
              </w:rPr>
              <w:t>４</w:t>
            </w:r>
            <w:r>
              <w:rPr/>
              <w:t>-</w:t>
            </w:r>
            <w:r>
              <w:rPr/>
              <w:t>８ 注文登録処理の構造</w:t>
            </w:r>
            <w:r>
              <w:rPr>
                <w:vanish w:val="false"/>
              </w:rPr>
              <w:tab/>
            </w:r>
            <w:ins w:id="10" w:author="c-sekiya" w:date="2022-05-24T09:51:00Z">
              <w:r>
                <w:rPr>
                  <w:vanish w:val="false"/>
                </w:rPr>
                <w:t>30</w:t>
              </w:r>
            </w:ins>
          </w:hyperlink>
          <w:hyperlink w:anchor="_Toc64295499">
            <w:del w:id="11" w:author="c-sekiya" w:date="2022-05-24T09:51:00Z">
              <w:r>
                <w:rPr>
                  <w:webHidden/>
                </w:rPr>
                <w:fldChar w:fldCharType="begin"/>
              </w:r>
              <w:r>
                <w:rPr>
                  <w:webHidden/>
                </w:rPr>
                <w:delInstrText>PAGEREF _Toc64295499 \h</w:delInstrText>
              </w:r>
              <w:r>
                <w:rPr>
                  <w:webHidden/>
                </w:rPr>
                <w:fldChar w:fldCharType="separate"/>
              </w:r>
              <w:r>
                <w:rPr>
                  <w:webHidden/>
                  <w:vanish w:val="false"/>
                </w:rPr>
                <w:delText>3031</w:delText>
              </w:r>
            </w:del>
            <w:r>
              <w:rPr>
                <w:webHidden/>
              </w:rPr>
              <w:fldChar w:fldCharType="end"/>
            </w:r>
          </w:hyperlink>
        </w:p>
        <w:p>
          <w:pPr>
            <w:pStyle w:val="22"/>
            <w:ind w:left="1033" w:right="870" w:hanging="4"/>
            <w:rPr>
              <w:szCs w:val="22"/>
            </w:rPr>
          </w:pPr>
          <w:r>
            <w:rPr>
              <w:vanish w:val="false"/>
            </w:rPr>
            <w:t xml:space="preserve">  </w:t>
          </w:r>
          <w:hyperlink w:anchor="_Toc64295500">
            <w:r>
              <w:rPr>
                <w:webHidden/>
                <w:vanish w:val="false"/>
              </w:rPr>
              <w:t>４</w:t>
            </w:r>
            <w:r>
              <w:rPr/>
              <w:t>-</w:t>
            </w:r>
            <w:r>
              <w:rPr/>
              <w:t>９ 在庫数の扱い</w:t>
            </w:r>
            <w:r>
              <w:rPr>
                <w:vanish w:val="false"/>
              </w:rPr>
              <w:tab/>
            </w:r>
            <w:ins w:id="12" w:author="c-sekiya" w:date="2022-05-24T09:51:00Z">
              <w:r>
                <w:rPr>
                  <w:webHidden/>
                </w:rPr>
                <w:fldChar w:fldCharType="begin"/>
              </w:r>
              <w:r>
                <w:rPr>
                  <w:webHidden/>
                </w:rPr>
                <w:instrText>PAGEREF _Toc64295500 \h</w:instrText>
              </w:r>
              <w:r>
                <w:rPr>
                  <w:webHidden/>
                </w:rPr>
                <w:fldChar w:fldCharType="separate"/>
              </w:r>
              <w:r>
                <w:rPr>
                  <w:vanish w:val="false"/>
                </w:rPr>
                <w:t>32</w:t>
              </w:r>
            </w:ins>
            <w:r>
              <w:rPr>
                <w:webHidden/>
              </w:rPr>
              <w:fldChar w:fldCharType="end"/>
            </w:r>
          </w:hyperlink>
        </w:p>
        <w:p>
          <w:pPr>
            <w:pStyle w:val="Normal"/>
            <w:rPr/>
          </w:pPr>
          <w:r>
            <w:rPr>
              <w:vanish w:val="false"/>
            </w:rPr>
            <w:t xml:space="preserve">      </w:t>
          </w:r>
          <w:hyperlink w:anchor="_Toc64295501">
            <w:r>
              <w:rPr>
                <w:webHidden/>
                <w:vanish w:val="false"/>
              </w:rPr>
              <w:t>５ 技術的な制約・既知の問題点</w:t>
            </w:r>
            <w:r>
              <w:rPr>
                <w:vanish w:val="false"/>
              </w:rPr>
              <w:t xml:space="preserve">__________________________________ </w:t>
            </w:r>
            <w:ins w:id="13" w:author="c-sekiya" w:date="2022-05-24T09:51:00Z">
              <w:r>
                <w:rPr>
                  <w:vanish w:val="false"/>
                </w:rPr>
                <w:t>35</w:t>
              </w:r>
            </w:ins>
          </w:hyperlink>
          <w:hyperlink w:anchor="_Toc64295501">
            <w:del w:id="14" w:author="c-sekiya" w:date="2022-05-24T09:51:00Z">
              <w:r>
                <w:rPr>
                  <w:webHidden/>
                </w:rPr>
                <w:fldChar w:fldCharType="begin"/>
              </w:r>
              <w:r>
                <w:rPr>
                  <w:webHidden/>
                </w:rPr>
                <w:delInstrText>PAGEREF _Toc64295501 \h</w:delInstrText>
              </w:r>
              <w:r>
                <w:rPr>
                  <w:webHidden/>
                </w:rPr>
                <w:fldChar w:fldCharType="separate"/>
              </w:r>
              <w:r>
                <w:rPr>
                  <w:webHidden/>
                  <w:vanish w:val="false"/>
                </w:rPr>
                <w:delText>3536</w:delText>
              </w:r>
            </w:del>
            <w:r>
              <w:rPr>
                <w:webHidden/>
              </w:rPr>
              <w:fldChar w:fldCharType="end"/>
            </w:r>
          </w:hyperlink>
        </w:p>
        <w:p>
          <w:pPr>
            <w:pStyle w:val="Normal"/>
            <w:ind w:left="765" w:hanging="0"/>
            <w:rPr>
              <w:b/>
              <w:b/>
              <w:bCs/>
              <w:lang w:val="ja-JP"/>
            </w:rPr>
          </w:pPr>
          <w:hyperlink w:anchor="_Toc64295501">
            <w:r>
              <w:rPr>
                <w:webHidden/>
              </w:rPr>
              <w:fldChar w:fldCharType="begin"/>
            </w:r>
            <w:r>
              <w:rPr>
                <w:webHidden/>
              </w:rPr>
              <w:instrText>PAGEREF _Toc64295501 \h</w:instrText>
            </w:r>
            <w:r>
              <w:rPr>
                <w:webHidden/>
              </w:rPr>
              <w:fldChar w:fldCharType="separate"/>
            </w:r>
            <w:r>
              <w:rPr/>
            </w:r>
            <w:r>
              <w:rPr>
                <w:webHidden/>
              </w:rPr>
              <w:fldChar w:fldCharType="end"/>
            </w:r>
          </w:hyperlink>
          <w:r>
            <w:rPr/>
            <w:fldChar w:fldCharType="end"/>
          </w:r>
        </w:p>
      </w:sdtContent>
    </w:sdt>
    <w:p>
      <w:pPr>
        <w:pStyle w:val="Normal"/>
        <w:widowControl/>
        <w:spacing w:lineRule="auto" w:line="240"/>
        <w:ind w:left="0" w:hanging="0"/>
        <w:jc w:val="left"/>
        <w:rPr>
          <w:b/>
          <w:b/>
          <w:bCs/>
          <w:lang w:val="ja-JP"/>
        </w:rPr>
      </w:pPr>
      <w:r>
        <w:rPr>
          <w:b/>
          <w:bCs/>
          <w:lang w:val="ja-JP"/>
        </w:rPr>
      </w:r>
      <w:r>
        <w:br w:type="page"/>
      </w:r>
    </w:p>
    <w:p>
      <w:pPr>
        <w:pStyle w:val="Normal"/>
        <w:ind w:left="765" w:hanging="0"/>
        <w:rPr/>
      </w:pPr>
      <w:r>
        <w:rPr/>
      </w:r>
    </w:p>
    <w:p>
      <w:pPr>
        <w:pStyle w:val="1"/>
        <w:spacing w:before="180" w:after="145"/>
        <w:ind w:left="-2" w:firstLine="1"/>
        <w:rPr/>
      </w:pPr>
      <w:bookmarkStart w:id="0" w:name="_Toc64295481"/>
      <w:r>
        <w:rPr/>
        <w:t>はじめに</w:t>
      </w:r>
      <w:bookmarkEnd w:id="0"/>
    </w:p>
    <w:p>
      <w:pPr>
        <w:pStyle w:val="Normal"/>
        <w:ind w:left="765" w:hanging="0"/>
        <w:rPr/>
      </w:pPr>
      <w:r>
        <w:rPr/>
        <w:t>本書では、架空の顧客からの要望を記載しています。</w:t>
      </w:r>
    </w:p>
    <w:p>
      <w:pPr>
        <w:pStyle w:val="Normal"/>
        <w:ind w:left="765" w:hanging="0"/>
        <w:rPr/>
      </w:pPr>
      <w:r>
        <w:rPr/>
        <w:t>初学者向け研修で利用することを考慮して、一般的な詳細設計書の内容よりも量と粒度を抑えてあります。ご留意ください。</w:t>
      </w:r>
    </w:p>
    <w:p>
      <w:pPr>
        <w:pStyle w:val="Normal"/>
        <w:ind w:left="765" w:hanging="0"/>
        <w:rPr/>
      </w:pPr>
      <w:r>
        <w:rPr/>
      </w:r>
    </w:p>
    <w:p>
      <w:pPr>
        <w:pStyle w:val="Normal"/>
        <w:ind w:left="765" w:hanging="0"/>
        <w:rPr/>
      </w:pPr>
      <w:r>
        <w:rPr/>
        <w:t>なお、章タイトルの後ろに「★」が記載されている箇所は、オリジナル機能を記述する箇所です。チーム内で相談して追記をしてください。</w:t>
      </w:r>
    </w:p>
    <w:p>
      <w:pPr>
        <w:pStyle w:val="Normal"/>
        <w:ind w:left="765" w:hanging="0"/>
        <w:rPr/>
      </w:pPr>
      <w:r>
        <w:rPr/>
      </w:r>
    </w:p>
    <w:p>
      <w:pPr>
        <w:pStyle w:val="Normal"/>
        <w:ind w:left="765" w:hanging="0"/>
        <w:rPr/>
      </w:pPr>
      <w:r>
        <w:rPr/>
        <w:t>また、必要と判断した場合は「★」の箇所以外にも、オリジナル機能に関する情報を追記していただいて構いません。</w:t>
      </w:r>
    </w:p>
    <w:p>
      <w:pPr>
        <w:pStyle w:val="Normal"/>
        <w:ind w:left="765" w:hanging="0"/>
        <w:rPr/>
      </w:pPr>
      <w:r>
        <w:rPr/>
      </w:r>
    </w:p>
    <w:p>
      <w:pPr>
        <w:pStyle w:val="Normal"/>
        <w:ind w:left="765" w:hanging="0"/>
        <w:rPr/>
      </w:pPr>
      <w:r>
        <w:rPr/>
        <w:t>例）</w:t>
      </w:r>
    </w:p>
    <w:p>
      <w:pPr>
        <w:pStyle w:val="ListParagraph"/>
        <w:numPr>
          <w:ilvl w:val="0"/>
          <w:numId w:val="3"/>
        </w:numPr>
        <w:rPr/>
      </w:pPr>
      <w:r>
        <w:rPr/>
        <w:t>入力チェックをオリジナル機能として追加した場合「３</w:t>
      </w:r>
      <w:r>
        <w:rPr/>
        <w:t>-</w:t>
      </w:r>
      <w:r>
        <w:rPr/>
        <w:t>２入力値チェック」に追記する。</w:t>
      </w:r>
    </w:p>
    <w:p>
      <w:pPr>
        <w:pStyle w:val="ListParagraph"/>
        <w:numPr>
          <w:ilvl w:val="0"/>
          <w:numId w:val="3"/>
        </w:numPr>
        <w:rPr/>
      </w:pPr>
      <w:r>
        <w:rPr/>
        <w:t>4</w:t>
      </w:r>
      <w:r>
        <w:rPr/>
        <w:t>章「プログラム構造設計」にオリジナル機能の処理構造を追記する。</w:t>
      </w:r>
    </w:p>
    <w:p>
      <w:pPr>
        <w:pStyle w:val="Normal"/>
        <w:ind w:left="0" w:hanging="0"/>
        <w:rPr/>
      </w:pPr>
      <w:r>
        <w:rPr/>
      </w:r>
    </w:p>
    <w:p>
      <w:pPr>
        <w:pStyle w:val="Normal"/>
        <w:ind w:left="765" w:hanging="0"/>
        <w:rPr/>
      </w:pPr>
      <w:r>
        <w:rPr/>
      </w:r>
      <w:r>
        <w:br w:type="page"/>
      </w:r>
    </w:p>
    <w:p>
      <w:pPr>
        <w:pStyle w:val="1"/>
        <w:spacing w:before="180" w:after="145"/>
        <w:ind w:left="-2" w:firstLine="1"/>
        <w:rPr/>
      </w:pPr>
      <w:bookmarkStart w:id="1" w:name="_Toc64295482"/>
      <w:r>
        <w:rPr/>
        <w:t>プログラム構成</w:t>
      </w:r>
      <w:bookmarkEnd w:id="1"/>
    </w:p>
    <w:p>
      <w:pPr>
        <w:pStyle w:val="2"/>
        <w:spacing w:before="0" w:after="145"/>
        <w:rPr/>
      </w:pPr>
      <w:bookmarkStart w:id="2" w:name="_Toc64295483"/>
      <w:r>
        <w:rPr/>
        <w:t>プログラム全体構成</w:t>
      </w:r>
      <w:bookmarkEnd w:id="2"/>
    </w:p>
    <w:p>
      <w:pPr>
        <w:pStyle w:val="Normal"/>
        <w:ind w:left="764" w:hanging="382"/>
        <w:rPr/>
      </w:pPr>
      <w:r>
        <w:drawing>
          <wp:anchor behindDoc="0" distT="0" distB="0" distL="114300" distR="114300" simplePos="0" locked="0" layoutInCell="0" allowOverlap="1" relativeHeight="40">
            <wp:simplePos x="0" y="0"/>
            <wp:positionH relativeFrom="column">
              <wp:posOffset>255270</wp:posOffset>
            </wp:positionH>
            <wp:positionV relativeFrom="paragraph">
              <wp:posOffset>209550</wp:posOffset>
            </wp:positionV>
            <wp:extent cx="5875020" cy="3306445"/>
            <wp:effectExtent l="0" t="0" r="0" b="0"/>
            <wp:wrapTopAndBottom/>
            <wp:docPr id="2" name="図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descr=""/>
                    <pic:cNvPicPr>
                      <a:picLocks noChangeAspect="1" noChangeArrowheads="1"/>
                    </pic:cNvPicPr>
                  </pic:nvPicPr>
                  <pic:blipFill>
                    <a:blip r:embed="rId3"/>
                    <a:stretch>
                      <a:fillRect/>
                    </a:stretch>
                  </pic:blipFill>
                  <pic:spPr bwMode="auto">
                    <a:xfrm>
                      <a:off x="0" y="0"/>
                      <a:ext cx="5875020" cy="3306445"/>
                    </a:xfrm>
                    <a:prstGeom prst="rect">
                      <a:avLst/>
                    </a:prstGeom>
                  </pic:spPr>
                </pic:pic>
              </a:graphicData>
            </a:graphic>
          </wp:anchor>
        </w:drawing>
      </w:r>
      <w:r>
        <w:rPr/>
        <w:t xml:space="preserve">(1) </w:t>
      </w:r>
      <w:r>
        <w:rPr/>
        <w:t>ユーザインターフェース</w:t>
      </w:r>
    </w:p>
    <w:p>
      <w:pPr>
        <w:pStyle w:val="Normal"/>
        <w:ind w:left="765" w:hanging="0"/>
        <w:rPr/>
      </w:pPr>
      <w:r>
        <w:rPr/>
        <w:t>・</w:t>
      </w:r>
      <w:r>
        <w:rPr/>
        <w:t>Thymeleaf</w:t>
      </w:r>
      <w:r>
        <w:rPr/>
        <w:t>のテンプレートを利用する。</w:t>
      </w:r>
    </w:p>
    <w:p>
      <w:pPr>
        <w:pStyle w:val="Normal"/>
        <w:ind w:left="765" w:hanging="0"/>
        <w:rPr/>
      </w:pPr>
      <w:r>
        <w:rPr/>
        <w:t>・コントローラとの情報の受渡は、</w:t>
      </w:r>
      <w:r>
        <w:rPr/>
        <w:t>Model</w:t>
      </w:r>
      <w:r>
        <w:rPr/>
        <w:t>オブジェクト、</w:t>
      </w:r>
      <w:r>
        <w:rPr/>
        <w:t>Session</w:t>
      </w:r>
      <w:r>
        <w:rPr/>
        <w:t>スコープを利用する。</w:t>
      </w:r>
    </w:p>
    <w:p>
      <w:pPr>
        <w:pStyle w:val="Normal"/>
        <w:ind w:left="765" w:hanging="0"/>
        <w:rPr/>
      </w:pPr>
      <w:r>
        <w:rPr/>
        <w:t>・画面間の情報の受渡は、必要に応じて</w:t>
      </w:r>
      <w:r>
        <w:rPr/>
        <w:t>form</w:t>
      </w:r>
      <w:r>
        <w:rPr/>
        <w:t>タグの</w:t>
      </w:r>
      <w:r>
        <w:rPr/>
        <w:t>hidden</w:t>
      </w:r>
      <w:r>
        <w:rPr/>
        <w:t>属性を利用する。</w:t>
      </w:r>
    </w:p>
    <w:p>
      <w:pPr>
        <w:pStyle w:val="Normal"/>
        <w:ind w:left="363" w:hanging="0"/>
        <w:rPr/>
      </w:pPr>
      <w:r>
        <w:rPr/>
        <w:t>(2)</w:t>
      </w:r>
      <w:r>
        <w:rPr/>
        <w:t>入力フォーム</w:t>
      </w:r>
    </w:p>
    <w:p>
      <w:pPr>
        <w:pStyle w:val="Normal"/>
        <w:ind w:left="363" w:hanging="0"/>
        <w:rPr/>
      </w:pPr>
      <w:r>
        <w:rPr/>
        <w:tab/>
      </w:r>
      <w:r>
        <w:rPr/>
        <w:t>・入力画面に合わせて、</w:t>
      </w:r>
      <w:r>
        <w:rPr/>
        <w:t>Form</w:t>
      </w:r>
      <w:r>
        <w:rPr/>
        <w:t>クラスを用意する。</w:t>
      </w:r>
    </w:p>
    <w:p>
      <w:pPr>
        <w:pStyle w:val="Normal"/>
        <w:ind w:left="363" w:hanging="0"/>
        <w:rPr/>
      </w:pPr>
      <w:r>
        <w:rPr/>
        <w:tab/>
      </w:r>
      <w:r>
        <w:rPr/>
        <w:t>・</w:t>
      </w:r>
      <w:r>
        <w:rPr/>
        <w:t>Form</w:t>
      </w:r>
      <w:r>
        <w:rPr/>
        <w:t>クラス内で入力値チェックのアノテーションを指定する。</w:t>
      </w:r>
    </w:p>
    <w:p>
      <w:pPr>
        <w:pStyle w:val="Normal"/>
        <w:ind w:left="363" w:hanging="0"/>
        <w:rPr/>
      </w:pPr>
      <w:r>
        <w:rPr/>
        <w:t>(3)</w:t>
      </w:r>
      <w:r>
        <w:rPr/>
        <w:t>コントローラ</w:t>
      </w:r>
    </w:p>
    <w:p>
      <w:pPr>
        <w:pStyle w:val="Normal"/>
        <w:ind w:left="363" w:hanging="0"/>
        <w:rPr/>
      </w:pPr>
      <w:r>
        <w:rPr/>
        <w:tab/>
      </w:r>
      <w:r>
        <w:rPr/>
        <w:t>・一般会員用と管理者</w:t>
      </w:r>
      <w:r>
        <w:rPr/>
        <w:t>(</w:t>
      </w:r>
      <w:r>
        <w:rPr/>
        <w:t>運用管理者・システム管理者</w:t>
      </w:r>
      <w:r>
        <w:rPr/>
        <w:t>)</w:t>
      </w:r>
      <w:r>
        <w:rPr/>
        <w:t>用のコントローラを用意する。</w:t>
      </w:r>
    </w:p>
    <w:p>
      <w:pPr>
        <w:pStyle w:val="Normal"/>
        <w:ind w:left="363" w:hanging="0"/>
        <w:rPr/>
      </w:pPr>
      <w:r>
        <w:rPr/>
        <w:tab/>
      </w:r>
      <w:r>
        <w:rPr/>
        <w:t>・＠</w:t>
      </w:r>
      <w:r>
        <w:rPr/>
        <w:t>RequestMapping</w:t>
      </w:r>
      <w:r>
        <w:rPr/>
        <w:t>を用いて、利用者からのリクエストに対応するメソッドを用意する。</w:t>
      </w:r>
    </w:p>
    <w:p>
      <w:pPr>
        <w:pStyle w:val="Normal"/>
        <w:ind w:left="363" w:firstLine="441"/>
        <w:rPr/>
      </w:pPr>
      <w:r>
        <w:rPr/>
        <w:t>・ビジネスロジック、データアクセスクラスと連携し、各機能を実装する。</w:t>
      </w:r>
    </w:p>
    <w:p>
      <w:pPr>
        <w:pStyle w:val="Normal"/>
        <w:ind w:left="363" w:hanging="0"/>
        <w:rPr/>
      </w:pPr>
      <w:r>
        <w:rPr/>
        <w:t>(4)</w:t>
      </w:r>
      <w:r>
        <w:rPr/>
        <w:t>ビジネスロジック</w:t>
      </w:r>
    </w:p>
    <w:p>
      <w:pPr>
        <w:pStyle w:val="Normal"/>
        <w:ind w:left="363" w:hanging="0"/>
        <w:rPr/>
      </w:pPr>
      <w:r>
        <w:rPr/>
        <w:tab/>
      </w:r>
      <w:r>
        <w:rPr/>
        <w:t>・情報保持をするための</w:t>
      </w:r>
      <w:r>
        <w:rPr/>
        <w:t>Beans</w:t>
      </w:r>
      <w:r>
        <w:rPr/>
        <w:t>クラスを用意する。</w:t>
      </w:r>
    </w:p>
    <w:p>
      <w:pPr>
        <w:pStyle w:val="Normal"/>
        <w:ind w:left="363" w:hanging="0"/>
        <w:rPr/>
      </w:pPr>
      <w:r>
        <w:rPr/>
        <w:tab/>
      </w:r>
      <w:r>
        <w:rPr/>
        <w:t>・データの整形処理、データチェック処理、計算処理、定数定義用のクラスを用意する。</w:t>
      </w:r>
    </w:p>
    <w:p>
      <w:pPr>
        <w:pStyle w:val="Normal"/>
        <w:ind w:left="363" w:hanging="0"/>
        <w:rPr/>
      </w:pPr>
      <w:r>
        <w:rPr/>
        <w:t>(5)</w:t>
      </w:r>
      <w:r>
        <w:rPr/>
        <w:t>データアクセス</w:t>
      </w:r>
    </w:p>
    <w:p>
      <w:pPr>
        <w:pStyle w:val="Normal"/>
        <w:ind w:left="363" w:firstLine="441"/>
        <w:rPr/>
      </w:pPr>
      <w:r>
        <w:rPr/>
        <w:t>・データベース操作のためのクラスを用意する。</w:t>
      </w:r>
    </w:p>
    <w:p>
      <w:pPr>
        <w:pStyle w:val="Normal"/>
        <w:ind w:left="363" w:hanging="0"/>
        <w:rPr/>
      </w:pPr>
      <w:r>
        <w:rPr/>
        <w:t>(6)</w:t>
      </w:r>
      <w:r>
        <w:rPr/>
        <w:t>コンテナ</w:t>
      </w:r>
    </w:p>
    <w:p>
      <w:pPr>
        <w:pStyle w:val="Normal"/>
        <w:ind w:left="363" w:hanging="0"/>
        <w:rPr/>
      </w:pPr>
      <w:r>
        <w:rPr/>
        <w:tab/>
      </w:r>
      <w:r>
        <w:rPr/>
        <w:t>・システム全体で必要となるログイン認証状態の確認や独自の入力チェック処理を用意する。</w:t>
      </w:r>
    </w:p>
    <w:p>
      <w:pPr>
        <w:pStyle w:val="2"/>
        <w:spacing w:before="0" w:after="145"/>
        <w:rPr/>
      </w:pPr>
      <w:bookmarkStart w:id="3" w:name="_Toc64295484"/>
      <w:r>
        <w:rPr/>
        <w:t>パッケージ一覧</w:t>
      </w:r>
      <w:bookmarkEnd w:id="3"/>
    </w:p>
    <w:p>
      <w:pPr>
        <w:pStyle w:val="Normal"/>
        <w:ind w:left="765" w:hanging="0"/>
        <w:rPr/>
      </w:pPr>
      <w:r>
        <w:rPr/>
        <w:t>Spring Framework</w:t>
      </w:r>
      <w:r>
        <w:rPr/>
        <w:t>を利用し、下記のパッケージ構成とする。</w:t>
      </w:r>
    </w:p>
    <w:p>
      <w:pPr>
        <w:pStyle w:val="Normal"/>
        <w:ind w:left="765" w:hanging="0"/>
        <w:rPr/>
      </w:pPr>
      <w:r>
        <w:rPr/>
      </w:r>
    </w:p>
    <w:tbl>
      <w:tblPr>
        <w:tblStyle w:val="1-51"/>
        <w:tblW w:w="973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3460"/>
        <w:gridCol w:w="3878"/>
        <w:gridCol w:w="2398"/>
      </w:tblGrid>
      <w:tr>
        <w:trPr>
          <w:cnfStyle w:val="100000000000" w:firstRow="1" w:lastRow="0" w:firstColumn="0" w:lastColumn="0" w:oddVBand="0" w:evenVBand="0" w:oddHBand="0" w:evenHBand="0" w:firstRowFirstColumn="0" w:firstRowLastColumn="0" w:lastRowFirstColumn="0" w:lastRowLastColumn="0"/>
        </w:trPr>
        <w:tc>
          <w:tcPr>
            <w:tcW w:w="3460" w:type="dxa"/>
            <w:cnfStyle w:val="001000000000" w:firstRow="0" w:lastRow="0" w:firstColumn="1" w:lastColumn="0" w:oddVBand="0" w:evenVBand="0" w:oddHBand="0" w:evenHBand="0" w:firstRowFirstColumn="0" w:firstRowLastColumn="0" w:lastRowFirstColumn="0" w:lastRowLastColumn="0"/>
            <w:tcBorders>
              <w:bottom w:val="single" w:sz="12" w:space="0" w:color="92CDDC"/>
            </w:tcBorders>
          </w:tcPr>
          <w:p>
            <w:pPr>
              <w:pStyle w:val="Normal"/>
              <w:widowControl w:val="false"/>
              <w:suppressAutoHyphens w:val="true"/>
              <w:spacing w:before="0" w:after="0"/>
              <w:ind w:left="0" w:hanging="0"/>
              <w:jc w:val="center"/>
              <w:rPr>
                <w:sz w:val="18"/>
                <w:szCs w:val="18"/>
              </w:rPr>
            </w:pPr>
            <w:r>
              <w:rPr>
                <w:rFonts w:ascii="メイリオ" w:hAnsi="メイリオ" w:cs=""/>
                <w:b/>
                <w:bCs/>
                <w:kern w:val="2"/>
                <w:sz w:val="18"/>
                <w:szCs w:val="18"/>
                <w:lang w:val="en-US" w:eastAsia="ja-JP" w:bidi="ar-SA"/>
              </w:rPr>
              <w:t>パッケージ名</w:t>
            </w:r>
            <w:r>
              <w:rPr>
                <w:rFonts w:eastAsia="メイリオ" w:cs=""/>
                <w:b/>
                <w:bCs/>
                <w:kern w:val="2"/>
                <w:sz w:val="18"/>
                <w:szCs w:val="18"/>
                <w:lang w:val="en-US" w:eastAsia="ja-JP" w:bidi="ar-SA"/>
              </w:rPr>
              <w:t>(</w:t>
            </w:r>
            <w:r>
              <w:rPr>
                <w:rFonts w:ascii="メイリオ" w:hAnsi="メイリオ" w:cs=""/>
                <w:b/>
                <w:bCs/>
                <w:kern w:val="2"/>
                <w:sz w:val="18"/>
                <w:szCs w:val="18"/>
                <w:lang w:val="en-US" w:eastAsia="ja-JP" w:bidi="ar-SA"/>
              </w:rPr>
              <w:t>アルファベット順</w:t>
            </w:r>
            <w:r>
              <w:rPr>
                <w:rFonts w:eastAsia="メイリオ" w:cs=""/>
                <w:b/>
                <w:bCs/>
                <w:kern w:val="2"/>
                <w:sz w:val="18"/>
                <w:szCs w:val="18"/>
                <w:lang w:val="en-US" w:eastAsia="ja-JP" w:bidi="ar-SA"/>
              </w:rPr>
              <w:t>)</w:t>
            </w:r>
          </w:p>
        </w:tc>
        <w:tc>
          <w:tcPr>
            <w:tcW w:w="3878" w:type="dxa"/>
            <w:tcBorders>
              <w:bottom w:val="single" w:sz="12" w:space="0" w:color="92CDDC"/>
            </w:tcBorders>
          </w:tcPr>
          <w:p>
            <w:pPr>
              <w:pStyle w:val="Normal"/>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sz w:val="18"/>
                <w:szCs w:val="18"/>
              </w:rPr>
            </w:pPr>
            <w:r>
              <w:rPr>
                <w:rFonts w:ascii="メイリオ" w:hAnsi="メイリオ" w:cs=""/>
                <w:b/>
                <w:bCs/>
                <w:kern w:val="2"/>
                <w:sz w:val="18"/>
                <w:szCs w:val="18"/>
                <w:lang w:val="en-US" w:eastAsia="ja-JP" w:bidi="ar-SA"/>
              </w:rPr>
              <w:t>利用用途</w:t>
            </w:r>
          </w:p>
        </w:tc>
        <w:tc>
          <w:tcPr>
            <w:tcW w:w="2398" w:type="dxa"/>
            <w:tcBorders>
              <w:bottom w:val="single" w:sz="12" w:space="0" w:color="92CDDC"/>
            </w:tcBorders>
          </w:tcPr>
          <w:p>
            <w:pPr>
              <w:pStyle w:val="Normal"/>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sz w:val="18"/>
                <w:szCs w:val="18"/>
              </w:rPr>
            </w:pPr>
            <w:r>
              <w:rPr>
                <w:rFonts w:ascii="メイリオ" w:hAnsi="メイリオ" w:cs=""/>
                <w:b/>
                <w:bCs/>
                <w:kern w:val="2"/>
                <w:sz w:val="18"/>
                <w:szCs w:val="18"/>
                <w:lang w:val="en-US" w:eastAsia="ja-JP" w:bidi="ar-SA"/>
              </w:rPr>
              <w:t>関連フレームワーク・</w:t>
            </w:r>
            <w:r>
              <w:rPr>
                <w:rFonts w:eastAsia="メイリオ" w:cs=""/>
                <w:b/>
                <w:bCs/>
                <w:kern w:val="2"/>
                <w:sz w:val="18"/>
                <w:szCs w:val="18"/>
                <w:lang w:val="en-US" w:eastAsia="ja-JP" w:bidi="ar-SA"/>
              </w:rPr>
              <w:t>API</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sz w:val="18"/>
                <w:szCs w:val="18"/>
              </w:rPr>
            </w:pPr>
            <w:r>
              <w:rPr>
                <w:rFonts w:eastAsia="メイリオ" w:cs=""/>
                <w:b/>
                <w:bCs/>
                <w:kern w:val="2"/>
                <w:sz w:val="18"/>
                <w:szCs w:val="18"/>
                <w:lang w:val="en-US" w:eastAsia="ja-JP" w:bidi="ar-SA"/>
              </w:rPr>
              <w:t>jp.co.sss.shop.annotation</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ascii="メイリオ" w:hAnsi="メイリオ" w:cs=""/>
                <w:kern w:val="2"/>
                <w:sz w:val="18"/>
                <w:szCs w:val="18"/>
                <w:lang w:val="en-US" w:eastAsia="ja-JP" w:bidi="ar-SA"/>
              </w:rPr>
              <w:t>独自アノテーション</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Bean Validation API</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sz w:val="18"/>
                <w:szCs w:val="18"/>
              </w:rPr>
            </w:pPr>
            <w:r>
              <w:rPr>
                <w:rFonts w:eastAsia="メイリオ" w:cs=""/>
                <w:b/>
                <w:bCs/>
                <w:kern w:val="2"/>
                <w:sz w:val="18"/>
                <w:szCs w:val="18"/>
                <w:lang w:val="en-US" w:eastAsia="ja-JP" w:bidi="ar-SA"/>
              </w:rPr>
              <w:t>jp.co.sss.shop.bean</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JavaBeans</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sz w:val="18"/>
                <w:szCs w:val="18"/>
              </w:rPr>
            </w:pPr>
            <w:r>
              <w:rPr>
                <w:rFonts w:eastAsia="メイリオ" w:cs=""/>
                <w:b/>
                <w:bCs/>
                <w:kern w:val="2"/>
                <w:sz w:val="18"/>
                <w:szCs w:val="18"/>
                <w:lang w:val="en-US" w:eastAsia="ja-JP" w:bidi="ar-SA"/>
              </w:rPr>
              <w:t>jp.co.sss.shop.config</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Spring Boot</w:t>
            </w:r>
            <w:r>
              <w:rPr>
                <w:rFonts w:ascii="メイリオ" w:hAnsi="メイリオ" w:cs=""/>
                <w:kern w:val="2"/>
                <w:sz w:val="18"/>
                <w:szCs w:val="18"/>
                <w:lang w:val="en-US" w:eastAsia="ja-JP" w:bidi="ar-SA"/>
              </w:rPr>
              <w:t>の設定</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Spring Boot</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sz w:val="18"/>
                <w:szCs w:val="18"/>
              </w:rPr>
            </w:pPr>
            <w:r>
              <w:rPr>
                <w:rFonts w:eastAsia="メイリオ" w:cs=""/>
                <w:b/>
                <w:bCs/>
                <w:kern w:val="2"/>
                <w:sz w:val="18"/>
                <w:szCs w:val="18"/>
                <w:lang w:val="en-US" w:eastAsia="ja-JP" w:bidi="ar-SA"/>
              </w:rPr>
              <w:t>jp.co.sss.shop.controller.basket</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ascii="メイリオ" w:hAnsi="メイリオ" w:cs=""/>
                <w:kern w:val="2"/>
                <w:sz w:val="18"/>
                <w:szCs w:val="18"/>
                <w:lang w:val="en-US" w:eastAsia="ja-JP" w:bidi="ar-SA"/>
              </w:rPr>
              <w:t>買い物かご機能のコントローラ</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Spring MVC</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sz w:val="18"/>
                <w:szCs w:val="18"/>
              </w:rPr>
            </w:pPr>
            <w:r>
              <w:rPr>
                <w:rFonts w:eastAsia="メイリオ" w:cs=""/>
                <w:b/>
                <w:bCs/>
                <w:kern w:val="2"/>
                <w:sz w:val="18"/>
                <w:szCs w:val="18"/>
                <w:lang w:val="en-US" w:eastAsia="ja-JP" w:bidi="ar-SA"/>
              </w:rPr>
              <w:t>jp.co.sss.shop.controller.category</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del w:id="15" w:author="sssPO108@outlook.jp" w:date="2022-02-18T09:23:00Z">
              <w:r>
                <w:rPr>
                  <w:rFonts w:ascii="メイリオ" w:hAnsi="メイリオ" w:cs=""/>
                  <w:kern w:val="2"/>
                  <w:sz w:val="18"/>
                  <w:szCs w:val="18"/>
                  <w:lang w:val="en-US" w:eastAsia="ja-JP" w:bidi="ar-SA"/>
                </w:rPr>
                <w:delText>カテゴリ</w:delText>
              </w:r>
            </w:del>
            <w:ins w:id="16" w:author="sssPO108@outlook.jp" w:date="2022-02-18T09:23:00Z">
              <w:r>
                <w:rPr>
                  <w:rFonts w:ascii="メイリオ" w:hAnsi="メイリオ" w:cs=""/>
                  <w:kern w:val="2"/>
                  <w:sz w:val="18"/>
                  <w:szCs w:val="18"/>
                  <w:lang w:val="en-US" w:eastAsia="ja-JP" w:bidi="ar-SA"/>
                </w:rPr>
                <w:t>カテゴリ</w:t>
              </w:r>
            </w:ins>
            <w:r>
              <w:rPr>
                <w:rFonts w:ascii="メイリオ" w:hAnsi="メイリオ" w:cs=""/>
                <w:kern w:val="2"/>
                <w:sz w:val="18"/>
                <w:szCs w:val="18"/>
                <w:lang w:val="en-US" w:eastAsia="ja-JP" w:bidi="ar-SA"/>
              </w:rPr>
              <w:t>管理機能のコントローラ</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Spring MVC</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sz w:val="18"/>
                <w:szCs w:val="18"/>
              </w:rPr>
            </w:pPr>
            <w:r>
              <w:rPr>
                <w:rFonts w:eastAsia="メイリオ" w:cs=""/>
                <w:b/>
                <w:bCs/>
                <w:kern w:val="2"/>
                <w:sz w:val="18"/>
                <w:szCs w:val="18"/>
                <w:lang w:val="en-US" w:eastAsia="ja-JP" w:bidi="ar-SA"/>
              </w:rPr>
              <w:t>jp.co.sss.shop.controller.item</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ascii="メイリオ" w:hAnsi="メイリオ" w:cs=""/>
                <w:kern w:val="2"/>
                <w:sz w:val="18"/>
                <w:szCs w:val="18"/>
                <w:lang w:val="en-US" w:eastAsia="ja-JP" w:bidi="ar-SA"/>
              </w:rPr>
              <w:t>商品管理機能のコントローラ</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Spring MVC</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sz w:val="18"/>
                <w:szCs w:val="18"/>
              </w:rPr>
            </w:pPr>
            <w:r>
              <w:rPr>
                <w:rFonts w:eastAsia="メイリオ" w:cs=""/>
                <w:b/>
                <w:bCs/>
                <w:kern w:val="2"/>
                <w:sz w:val="18"/>
                <w:szCs w:val="18"/>
                <w:lang w:val="en-US" w:eastAsia="ja-JP" w:bidi="ar-SA"/>
              </w:rPr>
              <w:t>jp.co.sss.shop.controller.login</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ascii="メイリオ" w:hAnsi="メイリオ" w:cs=""/>
                <w:kern w:val="2"/>
                <w:sz w:val="18"/>
                <w:szCs w:val="18"/>
                <w:lang w:val="en-US" w:eastAsia="ja-JP" w:bidi="ar-SA"/>
              </w:rPr>
              <w:t>ログイン・ログアウト機能のコントローラ</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Spring MVC</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sz w:val="18"/>
                <w:szCs w:val="18"/>
              </w:rPr>
            </w:pPr>
            <w:r>
              <w:rPr>
                <w:rFonts w:eastAsia="メイリオ" w:cs=""/>
                <w:b/>
                <w:bCs/>
                <w:kern w:val="2"/>
                <w:sz w:val="18"/>
                <w:szCs w:val="18"/>
                <w:lang w:val="en-US" w:eastAsia="ja-JP" w:bidi="ar-SA"/>
              </w:rPr>
              <w:t>jp.co.sss.shop.controller.order</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ascii="メイリオ" w:hAnsi="メイリオ" w:cs=""/>
                <w:kern w:val="2"/>
                <w:sz w:val="18"/>
                <w:szCs w:val="18"/>
                <w:lang w:val="en-US" w:eastAsia="ja-JP" w:bidi="ar-SA"/>
              </w:rPr>
              <w:t>注文管理機能のコントローラ</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Spring MVC</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sz w:val="18"/>
                <w:szCs w:val="18"/>
              </w:rPr>
            </w:pPr>
            <w:r>
              <w:rPr>
                <w:rFonts w:eastAsia="メイリオ" w:cs=""/>
                <w:b/>
                <w:bCs/>
                <w:kern w:val="2"/>
                <w:sz w:val="18"/>
                <w:szCs w:val="18"/>
                <w:lang w:val="en-US" w:eastAsia="ja-JP" w:bidi="ar-SA"/>
              </w:rPr>
              <w:t>jp.co.sss.shop.controller.user</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ascii="メイリオ" w:hAnsi="メイリオ" w:cs=""/>
                <w:kern w:val="2"/>
                <w:sz w:val="18"/>
                <w:szCs w:val="18"/>
                <w:lang w:val="en-US" w:eastAsia="ja-JP" w:bidi="ar-SA"/>
              </w:rPr>
              <w:t>会員管理機能のコントローラ</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Spring MVC</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sz w:val="18"/>
                <w:szCs w:val="18"/>
              </w:rPr>
            </w:pPr>
            <w:r>
              <w:rPr>
                <w:rFonts w:eastAsia="メイリオ" w:cs=""/>
                <w:b/>
                <w:bCs/>
                <w:kern w:val="2"/>
                <w:sz w:val="18"/>
                <w:szCs w:val="18"/>
                <w:lang w:val="en-US" w:eastAsia="ja-JP" w:bidi="ar-SA"/>
              </w:rPr>
              <w:t>jp.co.sss.shop.entity</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ascii="メイリオ" w:hAnsi="メイリオ" w:cs=""/>
                <w:kern w:val="2"/>
                <w:sz w:val="18"/>
                <w:szCs w:val="18"/>
                <w:lang w:val="en-US" w:eastAsia="ja-JP" w:bidi="ar-SA"/>
              </w:rPr>
              <w:t>データベース操作</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Spring Data JPA</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sz w:val="18"/>
                <w:szCs w:val="18"/>
              </w:rPr>
            </w:pPr>
            <w:r>
              <w:rPr>
                <w:rFonts w:eastAsia="メイリオ" w:cs=""/>
                <w:b/>
                <w:bCs/>
                <w:kern w:val="2"/>
                <w:sz w:val="18"/>
                <w:szCs w:val="18"/>
                <w:lang w:val="en-US" w:eastAsia="ja-JP" w:bidi="ar-SA"/>
              </w:rPr>
              <w:t>jp.co.sss.shop.form</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ascii="メイリオ" w:hAnsi="メイリオ" w:cs=""/>
                <w:kern w:val="2"/>
                <w:sz w:val="18"/>
                <w:szCs w:val="18"/>
                <w:lang w:val="en-US" w:eastAsia="ja-JP" w:bidi="ar-SA"/>
              </w:rPr>
              <w:t>入力フォームの処理</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Spring Boot</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sz w:val="18"/>
                <w:szCs w:val="18"/>
              </w:rPr>
            </w:pPr>
            <w:r>
              <w:rPr>
                <w:rFonts w:eastAsia="メイリオ" w:cs=""/>
                <w:b/>
                <w:bCs/>
                <w:kern w:val="2"/>
                <w:sz w:val="18"/>
                <w:szCs w:val="18"/>
                <w:lang w:val="en-US" w:eastAsia="ja-JP" w:bidi="ar-SA"/>
              </w:rPr>
              <w:t>jp.co.sss.shop.repository</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ascii="メイリオ" w:hAnsi="メイリオ" w:cs=""/>
                <w:kern w:val="2"/>
                <w:sz w:val="18"/>
                <w:szCs w:val="18"/>
                <w:lang w:val="en-US" w:eastAsia="ja-JP" w:bidi="ar-SA"/>
              </w:rPr>
              <w:t>データベース操作</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Spring Data JPA</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sz w:val="18"/>
                <w:szCs w:val="18"/>
              </w:rPr>
            </w:pPr>
            <w:r>
              <w:rPr>
                <w:rFonts w:eastAsia="メイリオ" w:cs=""/>
                <w:b/>
                <w:bCs/>
                <w:kern w:val="2"/>
                <w:sz w:val="18"/>
                <w:szCs w:val="18"/>
                <w:lang w:val="en-US" w:eastAsia="ja-JP" w:bidi="ar-SA"/>
              </w:rPr>
              <w:t>jp.co.sss.shop.util</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ascii="メイリオ" w:hAnsi="メイリオ" w:cs=""/>
                <w:kern w:val="2"/>
                <w:sz w:val="18"/>
                <w:szCs w:val="18"/>
                <w:lang w:val="en-US" w:eastAsia="ja-JP" w:bidi="ar-SA"/>
              </w:rPr>
              <w:t>共通処理、ビジネスロジック</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JPQL</w:t>
            </w:r>
            <w:r>
              <w:rPr>
                <w:rFonts w:ascii="メイリオ" w:hAnsi="メイリオ" w:cs=""/>
                <w:kern w:val="2"/>
                <w:sz w:val="18"/>
                <w:szCs w:val="18"/>
                <w:lang w:val="en-US" w:eastAsia="ja-JP" w:bidi="ar-SA"/>
              </w:rPr>
              <w:t>、</w:t>
            </w:r>
            <w:r>
              <w:rPr>
                <w:rFonts w:eastAsia="メイリオ" w:cs=""/>
                <w:kern w:val="2"/>
                <w:sz w:val="18"/>
                <w:szCs w:val="18"/>
                <w:lang w:val="en-US" w:eastAsia="ja-JP" w:bidi="ar-SA"/>
              </w:rPr>
              <w:t>Spring Beans</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sz w:val="18"/>
                <w:szCs w:val="18"/>
              </w:rPr>
            </w:pPr>
            <w:r>
              <w:rPr>
                <w:rFonts w:eastAsia="メイリオ" w:cs=""/>
                <w:b/>
                <w:bCs/>
                <w:kern w:val="2"/>
                <w:sz w:val="18"/>
                <w:szCs w:val="18"/>
                <w:lang w:val="en-US" w:eastAsia="ja-JP" w:bidi="ar-SA"/>
              </w:rPr>
              <w:t>jp.co.sss.shop.validator</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ascii="メイリオ" w:hAnsi="メイリオ" w:cs=""/>
                <w:kern w:val="2"/>
                <w:sz w:val="18"/>
                <w:szCs w:val="18"/>
                <w:lang w:val="en-US" w:eastAsia="ja-JP" w:bidi="ar-SA"/>
              </w:rPr>
              <w:t>入力値のチェック処理</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Spring Beans</w:t>
            </w:r>
          </w:p>
        </w:tc>
      </w:tr>
      <w:tr>
        <w:trPr/>
        <w:tc>
          <w:tcPr>
            <w:tcW w:w="346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b w:val="false"/>
                <w:b w:val="false"/>
                <w:bCs w:val="false"/>
                <w:sz w:val="18"/>
                <w:szCs w:val="18"/>
              </w:rPr>
            </w:pPr>
            <w:r>
              <w:rPr>
                <w:rFonts w:eastAsia="メイリオ" w:cs=""/>
                <w:b/>
                <w:bCs/>
                <w:kern w:val="2"/>
                <w:sz w:val="18"/>
                <w:szCs w:val="18"/>
                <w:lang w:val="en-US" w:eastAsia="ja-JP" w:bidi="ar-SA"/>
              </w:rPr>
              <w:t>jp.co.sss.shop.filter</w:t>
            </w:r>
          </w:p>
        </w:tc>
        <w:tc>
          <w:tcPr>
            <w:tcW w:w="387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ascii="メイリオ" w:hAnsi="メイリオ" w:cs=""/>
                <w:kern w:val="2"/>
                <w:sz w:val="18"/>
                <w:szCs w:val="18"/>
                <w:lang w:val="en-US" w:eastAsia="ja-JP" w:bidi="ar-SA"/>
              </w:rPr>
              <w:t>セッション情報チェック、割り込み処理</w:t>
            </w:r>
          </w:p>
        </w:tc>
        <w:tc>
          <w:tcPr>
            <w:tcW w:w="2398"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sz w:val="18"/>
                <w:szCs w:val="18"/>
              </w:rPr>
            </w:pPr>
            <w:r>
              <w:rPr>
                <w:rFonts w:eastAsia="メイリオ" w:cs=""/>
                <w:kern w:val="2"/>
                <w:sz w:val="18"/>
                <w:szCs w:val="18"/>
                <w:lang w:val="en-US" w:eastAsia="ja-JP" w:bidi="ar-SA"/>
              </w:rPr>
              <w:t>Filter</w:t>
            </w:r>
          </w:p>
        </w:tc>
      </w:tr>
    </w:tbl>
    <w:p>
      <w:pPr>
        <w:pStyle w:val="Normal"/>
        <w:widowControl/>
        <w:spacing w:lineRule="auto" w:line="240"/>
        <w:ind w:left="0" w:hanging="0"/>
        <w:jc w:val="left"/>
        <w:rPr/>
      </w:pPr>
      <w:r>
        <w:rPr/>
      </w:r>
    </w:p>
    <w:p>
      <w:pPr>
        <w:pStyle w:val="Normal"/>
        <w:widowControl/>
        <w:spacing w:lineRule="auto" w:line="240"/>
        <w:ind w:left="0" w:hanging="0"/>
        <w:jc w:val="left"/>
        <w:rPr/>
      </w:pPr>
      <w:r>
        <w:rPr/>
      </w:r>
      <w:r>
        <w:br w:type="page"/>
      </w:r>
    </w:p>
    <w:p>
      <w:pPr>
        <w:pStyle w:val="2"/>
        <w:spacing w:before="0" w:after="145"/>
        <w:rPr/>
      </w:pPr>
      <w:bookmarkStart w:id="4" w:name="_Toc64295485"/>
      <w:r>
        <w:rPr/>
        <w:t>コントローラの構成 ★（※水色の欄は追記が必要）</w:t>
      </w:r>
      <w:bookmarkEnd w:id="4"/>
    </w:p>
    <w:p>
      <w:pPr>
        <w:pStyle w:val="Normal"/>
        <w:spacing w:before="0" w:after="145"/>
        <w:ind w:left="765" w:hanging="0"/>
        <w:rPr>
          <w:sz w:val="18"/>
          <w:szCs w:val="18"/>
        </w:rPr>
      </w:pPr>
      <w:r>
        <w:rPr>
          <w:sz w:val="18"/>
          <w:szCs w:val="18"/>
        </w:rPr>
        <w:t>下記に機能とコントローラの関係を示す</w:t>
      </w:r>
      <w:r>
        <w:rPr>
          <w:sz w:val="18"/>
          <w:szCs w:val="18"/>
        </w:rPr>
        <w:t>(</w:t>
      </w:r>
      <w:r>
        <w:rPr>
          <w:sz w:val="18"/>
          <w:szCs w:val="18"/>
        </w:rPr>
        <w:t>網掛け部は現行システムの機能</w:t>
      </w:r>
      <w:r>
        <w:rPr>
          <w:sz w:val="18"/>
          <w:szCs w:val="18"/>
        </w:rPr>
        <w:t>)</w:t>
      </w:r>
    </w:p>
    <w:tbl>
      <w:tblPr>
        <w:tblStyle w:val="1-51"/>
        <w:tblpPr w:vertAnchor="text" w:horzAnchor="text" w:leftFromText="142" w:rightFromText="142" w:tblpX="243" w:tblpY="-31"/>
        <w:tblW w:w="9173" w:type="dxa"/>
        <w:jc w:val="right"/>
        <w:tblInd w:w="0" w:type="dxa"/>
        <w:tblLayout w:type="fixed"/>
        <w:tblCellMar>
          <w:top w:w="0" w:type="dxa"/>
          <w:left w:w="108" w:type="dxa"/>
          <w:bottom w:w="0" w:type="dxa"/>
          <w:right w:w="108" w:type="dxa"/>
        </w:tblCellMar>
        <w:tblLook w:firstRow="0" w:noVBand="1" w:lastRow="0" w:firstColumn="0" w:lastColumn="0" w:noHBand="1" w:val="0600"/>
      </w:tblPr>
      <w:tblGrid>
        <w:gridCol w:w="421"/>
        <w:gridCol w:w="1559"/>
        <w:gridCol w:w="315"/>
        <w:gridCol w:w="3883"/>
        <w:gridCol w:w="2995"/>
      </w:tblGrid>
      <w:tr>
        <w:trPr>
          <w:trHeight w:val="227" w:hRule="atLeast"/>
        </w:trPr>
        <w:tc>
          <w:tcPr>
            <w:tcW w:w="6178" w:type="dxa"/>
            <w:gridSpan w:val="4"/>
            <w:tcBorders/>
          </w:tcPr>
          <w:p>
            <w:pPr>
              <w:pStyle w:val="Normal"/>
              <w:widowControl w:val="false"/>
              <w:suppressAutoHyphens w:val="true"/>
              <w:spacing w:before="0" w:after="0"/>
              <w:ind w:left="0" w:hanging="0"/>
              <w:jc w:val="center"/>
              <w:rPr>
                <w:sz w:val="18"/>
                <w:szCs w:val="18"/>
              </w:rPr>
            </w:pPr>
            <w:r>
              <w:rPr>
                <w:rFonts w:ascii="メイリオ" w:hAnsi="メイリオ" w:cs=""/>
                <w:kern w:val="2"/>
                <w:sz w:val="18"/>
                <w:szCs w:val="18"/>
                <w:lang w:val="en-US" w:eastAsia="ja-JP" w:bidi="ar-SA"/>
              </w:rPr>
              <w:t>機能名</w:t>
            </w:r>
          </w:p>
        </w:tc>
        <w:tc>
          <w:tcPr>
            <w:tcW w:w="2995" w:type="dxa"/>
            <w:vMerge w:val="restart"/>
            <w:tcBorders/>
          </w:tcPr>
          <w:p>
            <w:pPr>
              <w:pStyle w:val="Normal"/>
              <w:widowControl w:val="false"/>
              <w:suppressAutoHyphens w:val="true"/>
              <w:spacing w:before="0" w:after="0"/>
              <w:ind w:left="765" w:hanging="0"/>
              <w:rPr>
                <w:sz w:val="18"/>
                <w:szCs w:val="18"/>
              </w:rPr>
            </w:pPr>
            <w:r>
              <w:rPr>
                <w:rFonts w:eastAsia="メイリオ" w:cs=""/>
                <w:kern w:val="2"/>
                <w:sz w:val="18"/>
                <w:szCs w:val="18"/>
                <w:lang w:val="en-US" w:eastAsia="ja-JP" w:bidi="ar-SA"/>
              </w:rPr>
              <w:t>Controller</w:t>
            </w:r>
            <w:r>
              <w:rPr>
                <w:rFonts w:ascii="メイリオ" w:hAnsi="メイリオ" w:cs=""/>
                <w:kern w:val="2"/>
                <w:sz w:val="18"/>
                <w:szCs w:val="18"/>
                <w:lang w:val="en-US" w:eastAsia="ja-JP" w:bidi="ar-SA"/>
              </w:rPr>
              <w:t>クラス名</w:t>
            </w:r>
          </w:p>
        </w:tc>
      </w:tr>
      <w:tr>
        <w:trPr>
          <w:trHeight w:val="227" w:hRule="atLeast"/>
        </w:trPr>
        <w:tc>
          <w:tcPr>
            <w:tcW w:w="1980" w:type="dxa"/>
            <w:gridSpan w:val="2"/>
            <w:tcBorders/>
          </w:tcPr>
          <w:p>
            <w:pPr>
              <w:pStyle w:val="Normal"/>
              <w:widowControl w:val="false"/>
              <w:suppressAutoHyphens w:val="true"/>
              <w:spacing w:before="0" w:after="0"/>
              <w:ind w:left="0" w:hanging="0"/>
              <w:jc w:val="center"/>
              <w:rPr>
                <w:sz w:val="18"/>
                <w:szCs w:val="18"/>
              </w:rPr>
            </w:pPr>
            <w:r>
              <w:rPr>
                <w:rFonts w:ascii="メイリオ" w:hAnsi="メイリオ" w:cs=""/>
                <w:kern w:val="2"/>
                <w:sz w:val="18"/>
                <w:szCs w:val="18"/>
                <w:lang w:val="en-US" w:eastAsia="ja-JP" w:bidi="ar-SA"/>
              </w:rPr>
              <w:t>大分類</w:t>
            </w:r>
          </w:p>
        </w:tc>
        <w:tc>
          <w:tcPr>
            <w:tcW w:w="4198" w:type="dxa"/>
            <w:gridSpan w:val="2"/>
            <w:tcBorders/>
          </w:tcPr>
          <w:p>
            <w:pPr>
              <w:pStyle w:val="Normal"/>
              <w:widowControl w:val="false"/>
              <w:suppressAutoHyphens w:val="true"/>
              <w:spacing w:before="0" w:after="0"/>
              <w:ind w:left="0" w:hanging="0"/>
              <w:jc w:val="center"/>
              <w:rPr>
                <w:sz w:val="18"/>
                <w:szCs w:val="18"/>
              </w:rPr>
            </w:pPr>
            <w:r>
              <w:rPr>
                <w:rFonts w:ascii="メイリオ" w:hAnsi="メイリオ" w:cs=""/>
                <w:kern w:val="2"/>
                <w:sz w:val="18"/>
                <w:szCs w:val="18"/>
                <w:lang w:val="en-US" w:eastAsia="ja-JP" w:bidi="ar-SA"/>
              </w:rPr>
              <w:t>小分類</w:t>
            </w:r>
          </w:p>
        </w:tc>
        <w:tc>
          <w:tcPr>
            <w:tcW w:w="2995" w:type="dxa"/>
            <w:vMerge w:val="continue"/>
            <w:tcBorders/>
          </w:tcPr>
          <w:p>
            <w:pPr>
              <w:pStyle w:val="Normal"/>
              <w:widowControl w:val="false"/>
              <w:suppressAutoHyphens w:val="true"/>
              <w:spacing w:before="0" w:after="0"/>
              <w:ind w:left="0" w:hanging="0"/>
              <w:jc w:val="center"/>
              <w:rPr>
                <w:sz w:val="18"/>
                <w:szCs w:val="18"/>
              </w:rPr>
            </w:pPr>
            <w:r>
              <w:rPr>
                <w:sz w:val="18"/>
                <w:szCs w:val="18"/>
              </w:rPr>
            </w:r>
          </w:p>
        </w:tc>
      </w:tr>
      <w:tr>
        <w:trPr>
          <w:trHeight w:val="227" w:hRule="atLeast"/>
        </w:trPr>
        <w:tc>
          <w:tcPr>
            <w:tcW w:w="421" w:type="dxa"/>
            <w:vMerge w:val="restart"/>
            <w:tcBorders/>
          </w:tcPr>
          <w:p>
            <w:pPr>
              <w:pStyle w:val="Normal"/>
              <w:widowControl w:val="false"/>
              <w:suppressAutoHyphens w:val="true"/>
              <w:spacing w:before="0" w:after="0"/>
              <w:ind w:left="0" w:hanging="0"/>
              <w:rPr>
                <w:b/>
                <w:b/>
                <w:sz w:val="18"/>
                <w:szCs w:val="18"/>
              </w:rPr>
            </w:pPr>
            <w:r>
              <w:rPr>
                <w:rFonts w:eastAsia="メイリオ" w:cs=""/>
                <w:kern w:val="2"/>
                <w:sz w:val="18"/>
                <w:szCs w:val="18"/>
                <w:lang w:val="en-US" w:eastAsia="ja-JP" w:bidi="ar-SA"/>
              </w:rPr>
              <w:t>1</w:t>
            </w:r>
          </w:p>
        </w:tc>
        <w:tc>
          <w:tcPr>
            <w:tcW w:w="1559" w:type="dxa"/>
            <w:vMerge w:val="restart"/>
            <w:tcBorders/>
          </w:tcPr>
          <w:p>
            <w:pPr>
              <w:pStyle w:val="Normal"/>
              <w:widowControl w:val="false"/>
              <w:suppressAutoHyphens w:val="true"/>
              <w:spacing w:before="0" w:after="0"/>
              <w:ind w:left="0" w:hanging="0"/>
              <w:rPr>
                <w:sz w:val="18"/>
                <w:szCs w:val="18"/>
              </w:rPr>
            </w:pPr>
            <w:r>
              <w:rPr>
                <w:rFonts w:ascii="メイリオ" w:hAnsi="メイリオ" w:cs=""/>
                <w:kern w:val="2"/>
                <w:sz w:val="18"/>
                <w:szCs w:val="18"/>
                <w:lang w:val="en-US" w:eastAsia="ja-JP" w:bidi="ar-SA"/>
              </w:rPr>
              <w:t>汎用</w:t>
            </w:r>
          </w:p>
        </w:tc>
        <w:tc>
          <w:tcPr>
            <w:tcW w:w="315" w:type="dxa"/>
            <w:tcBorders/>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１</w:t>
            </w:r>
          </w:p>
        </w:tc>
        <w:tc>
          <w:tcPr>
            <w:tcW w:w="3883" w:type="dxa"/>
            <w:tcBorders/>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ログイン</w:t>
            </w:r>
          </w:p>
        </w:tc>
        <w:tc>
          <w:tcPr>
            <w:tcW w:w="2995" w:type="dxa"/>
            <w:tcBorders/>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LoginController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2</w:t>
            </w:r>
          </w:p>
        </w:tc>
        <w:tc>
          <w:tcPr>
            <w:tcW w:w="3883" w:type="dxa"/>
            <w:tcBorders/>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ログアウト</w:t>
            </w:r>
          </w:p>
        </w:tc>
        <w:tc>
          <w:tcPr>
            <w:tcW w:w="2995" w:type="dxa"/>
            <w:tcBorders/>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LogoutController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3</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管理者用メニュー</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LoginController</w:t>
            </w:r>
          </w:p>
        </w:tc>
      </w:tr>
      <w:tr>
        <w:trPr>
          <w:trHeight w:val="227" w:hRule="atLeast"/>
        </w:trPr>
        <w:tc>
          <w:tcPr>
            <w:tcW w:w="421" w:type="dxa"/>
            <w:vMerge w:val="restart"/>
            <w:tcBorders/>
          </w:tcPr>
          <w:p>
            <w:pPr>
              <w:pStyle w:val="Normal"/>
              <w:widowControl w:val="false"/>
              <w:suppressAutoHyphens w:val="true"/>
              <w:spacing w:before="0" w:after="0"/>
              <w:ind w:left="0" w:hanging="0"/>
              <w:rPr>
                <w:b/>
                <w:b/>
                <w:sz w:val="18"/>
                <w:szCs w:val="18"/>
              </w:rPr>
            </w:pPr>
            <w:r>
              <w:rPr>
                <w:rFonts w:eastAsia="メイリオ" w:cs=""/>
                <w:kern w:val="2"/>
                <w:sz w:val="18"/>
                <w:szCs w:val="18"/>
                <w:lang w:val="en-US" w:eastAsia="ja-JP" w:bidi="ar-SA"/>
              </w:rPr>
              <w:t>2</w:t>
            </w:r>
          </w:p>
        </w:tc>
        <w:tc>
          <w:tcPr>
            <w:tcW w:w="1559" w:type="dxa"/>
            <w:vMerge w:val="restart"/>
            <w:tcBorders/>
          </w:tcPr>
          <w:p>
            <w:pPr>
              <w:pStyle w:val="Normal"/>
              <w:widowControl w:val="false"/>
              <w:suppressAutoHyphens w:val="true"/>
              <w:spacing w:before="0" w:after="0"/>
              <w:ind w:left="0" w:hanging="0"/>
              <w:rPr>
                <w:sz w:val="18"/>
                <w:szCs w:val="18"/>
              </w:rPr>
            </w:pPr>
            <w:r>
              <w:rPr>
                <w:rFonts w:ascii="メイリオ" w:hAnsi="メイリオ" w:cs=""/>
                <w:kern w:val="2"/>
                <w:sz w:val="18"/>
                <w:szCs w:val="18"/>
                <w:lang w:val="en-US" w:eastAsia="ja-JP" w:bidi="ar-SA"/>
              </w:rPr>
              <w:t>商品管理</w:t>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1</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商品一覧表示</w:t>
            </w:r>
            <w:r>
              <w:rPr>
                <w:rFonts w:eastAsia="メイリオ" w:cs=""/>
                <w:kern w:val="2"/>
                <w:sz w:val="18"/>
                <w:szCs w:val="18"/>
                <w:lang w:val="en-US" w:eastAsia="ja-JP" w:bidi="ar-SA"/>
              </w:rPr>
              <w:t>(</w:t>
            </w:r>
            <w:r>
              <w:rPr>
                <w:rFonts w:ascii="メイリオ" w:hAnsi="メイリオ" w:cs=""/>
                <w:kern w:val="2"/>
                <w:sz w:val="18"/>
                <w:szCs w:val="18"/>
                <w:lang w:val="en-US" w:eastAsia="ja-JP" w:bidi="ar-SA"/>
              </w:rPr>
              <w:t>運用管理者</w:t>
            </w:r>
            <w:r>
              <w:rPr>
                <w:rFonts w:eastAsia="メイリオ" w:cs=""/>
                <w:kern w:val="2"/>
                <w:sz w:val="18"/>
                <w:szCs w:val="18"/>
                <w:lang w:val="en-US" w:eastAsia="ja-JP" w:bidi="ar-SA"/>
              </w:rPr>
              <w:t>)</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ItemShowAdminController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1</w:t>
            </w:r>
          </w:p>
        </w:tc>
        <w:tc>
          <w:tcPr>
            <w:tcW w:w="3883" w:type="dxa"/>
            <w:tcBorders/>
            <w:shd w:color="auto" w:fill="auto"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商品一覧表示</w:t>
            </w:r>
            <w:r>
              <w:rPr>
                <w:rFonts w:eastAsia="メイリオ" w:cs=""/>
                <w:kern w:val="2"/>
                <w:sz w:val="18"/>
                <w:szCs w:val="18"/>
                <w:lang w:val="en-US" w:eastAsia="ja-JP" w:bidi="ar-SA"/>
              </w:rPr>
              <w:t>(</w:t>
            </w:r>
            <w:r>
              <w:rPr>
                <w:rFonts w:ascii="メイリオ" w:hAnsi="メイリオ" w:cs=""/>
                <w:kern w:val="2"/>
                <w:sz w:val="18"/>
                <w:szCs w:val="18"/>
                <w:lang w:val="en-US" w:eastAsia="ja-JP" w:bidi="ar-SA"/>
              </w:rPr>
              <w:t>一般会員</w:t>
            </w:r>
            <w:r>
              <w:rPr>
                <w:rFonts w:eastAsia="メイリオ" w:cs=""/>
                <w:kern w:val="2"/>
                <w:sz w:val="18"/>
                <w:szCs w:val="18"/>
                <w:lang w:val="en-US" w:eastAsia="ja-JP" w:bidi="ar-SA"/>
              </w:rPr>
              <w:t>)</w:t>
            </w:r>
          </w:p>
        </w:tc>
        <w:tc>
          <w:tcPr>
            <w:tcW w:w="2995" w:type="dxa"/>
            <w:tcBorders/>
            <w:shd w:color="auto" w:fill="auto"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ItemShowCustomerController</w:t>
            </w:r>
          </w:p>
        </w:tc>
      </w:tr>
      <w:tr>
        <w:trPr>
          <w:trHeight w:val="227" w:hRule="atLeast"/>
        </w:trPr>
        <w:tc>
          <w:tcPr>
            <w:tcW w:w="421" w:type="dxa"/>
            <w:vMerge w:val="continue"/>
            <w:tcBorders/>
          </w:tcPr>
          <w:p>
            <w:pPr>
              <w:pStyle w:val="Normal"/>
              <w:widowControl w:val="false"/>
              <w:suppressAutoHyphens w:val="true"/>
              <w:spacing w:before="0" w:after="0"/>
              <w:ind w:left="0" w:hanging="0"/>
              <w:rPr>
                <w:b/>
                <w:b/>
                <w:sz w:val="18"/>
                <w:szCs w:val="18"/>
              </w:rPr>
            </w:pPr>
            <w:r>
              <w:rPr>
                <w:b/>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2</w:t>
            </w:r>
          </w:p>
        </w:tc>
        <w:tc>
          <w:tcPr>
            <w:tcW w:w="3883" w:type="dxa"/>
            <w:tcBorders/>
            <w:shd w:color="auto" w:fill="auto"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表示順変更</w:t>
            </w:r>
            <w:r>
              <w:rPr>
                <w:rFonts w:eastAsia="メイリオ" w:cs=""/>
                <w:kern w:val="2"/>
                <w:sz w:val="18"/>
                <w:szCs w:val="18"/>
                <w:lang w:val="en-US" w:eastAsia="ja-JP" w:bidi="ar-SA"/>
              </w:rPr>
              <w:t>(</w:t>
            </w:r>
            <w:r>
              <w:rPr>
                <w:rFonts w:ascii="メイリオ" w:hAnsi="メイリオ" w:cs=""/>
                <w:kern w:val="2"/>
                <w:sz w:val="18"/>
                <w:szCs w:val="18"/>
                <w:lang w:val="en-US" w:eastAsia="ja-JP" w:bidi="ar-SA"/>
              </w:rPr>
              <w:t>新着順</w:t>
            </w:r>
            <w:r>
              <w:rPr>
                <w:rFonts w:eastAsia="メイリオ" w:cs=""/>
                <w:kern w:val="2"/>
                <w:sz w:val="18"/>
                <w:szCs w:val="18"/>
                <w:lang w:val="en-US" w:eastAsia="ja-JP" w:bidi="ar-SA"/>
              </w:rPr>
              <w:t>)</w:t>
            </w:r>
          </w:p>
        </w:tc>
        <w:tc>
          <w:tcPr>
            <w:tcW w:w="2995" w:type="dxa"/>
            <w:tcBorders/>
            <w:shd w:color="auto" w:fill="auto"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ItemShowCustomerController</w:t>
            </w:r>
          </w:p>
        </w:tc>
      </w:tr>
      <w:tr>
        <w:trPr>
          <w:trHeight w:val="227" w:hRule="atLeast"/>
        </w:trPr>
        <w:tc>
          <w:tcPr>
            <w:tcW w:w="421" w:type="dxa"/>
            <w:vMerge w:val="continue"/>
            <w:tcBorders/>
          </w:tcPr>
          <w:p>
            <w:pPr>
              <w:pStyle w:val="Normal"/>
              <w:widowControl w:val="false"/>
              <w:suppressAutoHyphens w:val="true"/>
              <w:spacing w:before="0" w:after="0"/>
              <w:ind w:left="0" w:hanging="0"/>
              <w:rPr>
                <w:b/>
                <w:b/>
                <w:sz w:val="18"/>
                <w:szCs w:val="18"/>
              </w:rPr>
            </w:pPr>
            <w:r>
              <w:rPr>
                <w:b/>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3</w:t>
            </w:r>
          </w:p>
        </w:tc>
        <w:tc>
          <w:tcPr>
            <w:tcW w:w="3883" w:type="dxa"/>
            <w:tcBorders/>
            <w:shd w:color="auto" w:fill="auto"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表示順変更</w:t>
            </w:r>
            <w:r>
              <w:rPr>
                <w:rFonts w:eastAsia="メイリオ" w:cs=""/>
                <w:kern w:val="2"/>
                <w:sz w:val="18"/>
                <w:szCs w:val="18"/>
                <w:lang w:val="en-US" w:eastAsia="ja-JP" w:bidi="ar-SA"/>
              </w:rPr>
              <w:t>(</w:t>
            </w:r>
            <w:r>
              <w:rPr>
                <w:rFonts w:ascii="メイリオ" w:hAnsi="メイリオ" w:cs=""/>
                <w:kern w:val="2"/>
                <w:sz w:val="18"/>
                <w:szCs w:val="18"/>
                <w:lang w:val="en-US" w:eastAsia="ja-JP" w:bidi="ar-SA"/>
              </w:rPr>
              <w:t>売れ筋順</w:t>
            </w:r>
            <w:r>
              <w:rPr>
                <w:rFonts w:eastAsia="メイリオ" w:cs=""/>
                <w:kern w:val="2"/>
                <w:sz w:val="18"/>
                <w:szCs w:val="18"/>
                <w:lang w:val="en-US" w:eastAsia="ja-JP" w:bidi="ar-SA"/>
              </w:rPr>
              <w:t>)</w:t>
            </w:r>
          </w:p>
        </w:tc>
        <w:tc>
          <w:tcPr>
            <w:tcW w:w="2995" w:type="dxa"/>
            <w:tcBorders/>
            <w:shd w:color="auto" w:fill="auto"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ItemShowCustomerController</w:t>
            </w:r>
          </w:p>
        </w:tc>
      </w:tr>
      <w:tr>
        <w:trPr>
          <w:trHeight w:val="227" w:hRule="atLeast"/>
        </w:trPr>
        <w:tc>
          <w:tcPr>
            <w:tcW w:w="421" w:type="dxa"/>
            <w:vMerge w:val="continue"/>
            <w:tcBorders/>
          </w:tcPr>
          <w:p>
            <w:pPr>
              <w:pStyle w:val="Normal"/>
              <w:widowControl w:val="false"/>
              <w:suppressAutoHyphens w:val="true"/>
              <w:spacing w:before="0" w:after="0"/>
              <w:ind w:left="0" w:hanging="0"/>
              <w:rPr>
                <w:b/>
                <w:b/>
                <w:sz w:val="18"/>
                <w:szCs w:val="18"/>
              </w:rPr>
            </w:pPr>
            <w:r>
              <w:rPr>
                <w:b/>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4</w:t>
            </w:r>
          </w:p>
        </w:tc>
        <w:tc>
          <w:tcPr>
            <w:tcW w:w="3883" w:type="dxa"/>
            <w:tcBorders/>
            <w:shd w:color="auto" w:fill="auto"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カテゴリ別検索</w:t>
            </w:r>
          </w:p>
        </w:tc>
        <w:tc>
          <w:tcPr>
            <w:tcW w:w="2995" w:type="dxa"/>
            <w:tcBorders/>
            <w:shd w:color="auto" w:fill="auto"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ItemShowCustomerController</w:t>
            </w:r>
          </w:p>
        </w:tc>
      </w:tr>
      <w:tr>
        <w:trPr>
          <w:trHeight w:val="227" w:hRule="atLeast"/>
        </w:trPr>
        <w:tc>
          <w:tcPr>
            <w:tcW w:w="421" w:type="dxa"/>
            <w:vMerge w:val="continue"/>
            <w:tcBorders/>
          </w:tcPr>
          <w:p>
            <w:pPr>
              <w:pStyle w:val="Normal"/>
              <w:widowControl w:val="false"/>
              <w:suppressAutoHyphens w:val="true"/>
              <w:spacing w:before="0" w:after="0"/>
              <w:ind w:left="0" w:hanging="0"/>
              <w:rPr>
                <w:b/>
                <w:b/>
                <w:sz w:val="18"/>
                <w:szCs w:val="18"/>
              </w:rPr>
            </w:pPr>
            <w:r>
              <w:rPr>
                <w:b/>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5</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商品詳細表示</w:t>
            </w:r>
            <w:r>
              <w:rPr>
                <w:rFonts w:eastAsia="メイリオ" w:cs=""/>
                <w:kern w:val="2"/>
                <w:sz w:val="18"/>
                <w:szCs w:val="18"/>
                <w:lang w:val="en-US" w:eastAsia="ja-JP" w:bidi="ar-SA"/>
              </w:rPr>
              <w:t>(</w:t>
            </w:r>
            <w:r>
              <w:rPr>
                <w:rFonts w:ascii="メイリオ" w:hAnsi="メイリオ" w:cs=""/>
                <w:kern w:val="2"/>
                <w:sz w:val="18"/>
                <w:szCs w:val="18"/>
                <w:lang w:val="en-US" w:eastAsia="ja-JP" w:bidi="ar-SA"/>
              </w:rPr>
              <w:t>運用管理者</w:t>
            </w:r>
            <w:r>
              <w:rPr>
                <w:rFonts w:eastAsia="メイリオ" w:cs=""/>
                <w:kern w:val="2"/>
                <w:sz w:val="18"/>
                <w:szCs w:val="18"/>
                <w:lang w:val="en-US" w:eastAsia="ja-JP" w:bidi="ar-SA"/>
              </w:rPr>
              <w:t>)</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ItemShowAdminController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b/>
                <w:b/>
                <w:sz w:val="18"/>
                <w:szCs w:val="18"/>
              </w:rPr>
            </w:pPr>
            <w:r>
              <w:rPr>
                <w:b/>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6</w:t>
            </w:r>
          </w:p>
        </w:tc>
        <w:tc>
          <w:tcPr>
            <w:tcW w:w="3883" w:type="dxa"/>
            <w:tcBorders/>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商品詳細表示</w:t>
            </w:r>
            <w:r>
              <w:rPr>
                <w:rFonts w:eastAsia="メイリオ" w:cs=""/>
                <w:kern w:val="2"/>
                <w:sz w:val="18"/>
                <w:szCs w:val="18"/>
                <w:lang w:val="en-US" w:eastAsia="ja-JP" w:bidi="ar-SA"/>
              </w:rPr>
              <w:t>(</w:t>
            </w:r>
            <w:r>
              <w:rPr>
                <w:rFonts w:ascii="メイリオ" w:hAnsi="メイリオ" w:cs=""/>
                <w:kern w:val="2"/>
                <w:sz w:val="18"/>
                <w:szCs w:val="18"/>
                <w:lang w:val="en-US" w:eastAsia="ja-JP" w:bidi="ar-SA"/>
              </w:rPr>
              <w:t>一般会員</w:t>
            </w:r>
            <w:r>
              <w:rPr>
                <w:rFonts w:eastAsia="メイリオ" w:cs=""/>
                <w:kern w:val="2"/>
                <w:sz w:val="18"/>
                <w:szCs w:val="18"/>
                <w:lang w:val="en-US" w:eastAsia="ja-JP" w:bidi="ar-SA"/>
              </w:rPr>
              <w:t>)</w:t>
            </w:r>
          </w:p>
        </w:tc>
        <w:tc>
          <w:tcPr>
            <w:tcW w:w="2995" w:type="dxa"/>
            <w:tcBorders/>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ItemShowCustomerController</w:t>
            </w:r>
          </w:p>
        </w:tc>
      </w:tr>
      <w:tr>
        <w:trPr>
          <w:trHeight w:val="227" w:hRule="atLeast"/>
        </w:trPr>
        <w:tc>
          <w:tcPr>
            <w:tcW w:w="421" w:type="dxa"/>
            <w:vMerge w:val="continue"/>
            <w:tcBorders/>
          </w:tcPr>
          <w:p>
            <w:pPr>
              <w:pStyle w:val="Normal"/>
              <w:widowControl w:val="false"/>
              <w:suppressAutoHyphens w:val="true"/>
              <w:spacing w:before="0" w:after="0"/>
              <w:ind w:left="0" w:hanging="0"/>
              <w:rPr>
                <w:b/>
                <w:b/>
                <w:sz w:val="18"/>
                <w:szCs w:val="18"/>
              </w:rPr>
            </w:pPr>
            <w:r>
              <w:rPr>
                <w:b/>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7</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商品登録</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ItemRegistAdminController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b/>
                <w:b/>
                <w:sz w:val="18"/>
                <w:szCs w:val="18"/>
              </w:rPr>
            </w:pPr>
            <w:r>
              <w:rPr>
                <w:b/>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8</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商品変更</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ItemUpdateAdminController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b/>
                <w:b/>
                <w:sz w:val="18"/>
                <w:szCs w:val="18"/>
              </w:rPr>
            </w:pPr>
            <w:r>
              <w:rPr>
                <w:b/>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9</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商品削除</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ItemDeleteAdminController</w:t>
            </w:r>
          </w:p>
        </w:tc>
      </w:tr>
      <w:tr>
        <w:trPr>
          <w:trHeight w:val="227" w:hRule="atLeast"/>
        </w:trPr>
        <w:tc>
          <w:tcPr>
            <w:tcW w:w="421" w:type="dxa"/>
            <w:vMerge w:val="restart"/>
            <w:tcBorders/>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3</w:t>
            </w:r>
          </w:p>
        </w:tc>
        <w:tc>
          <w:tcPr>
            <w:tcW w:w="1559" w:type="dxa"/>
            <w:vMerge w:val="restart"/>
            <w:tcBorders/>
          </w:tcPr>
          <w:p>
            <w:pPr>
              <w:pStyle w:val="Normal"/>
              <w:widowControl w:val="false"/>
              <w:suppressAutoHyphens w:val="true"/>
              <w:spacing w:before="0" w:after="0"/>
              <w:ind w:left="0" w:hanging="0"/>
              <w:rPr>
                <w:sz w:val="18"/>
                <w:szCs w:val="18"/>
              </w:rPr>
            </w:pPr>
            <w:r>
              <w:rPr>
                <w:rFonts w:ascii="メイリオ" w:hAnsi="メイリオ" w:cs=""/>
                <w:kern w:val="2"/>
                <w:sz w:val="18"/>
                <w:szCs w:val="18"/>
                <w:lang w:val="en-US" w:eastAsia="ja-JP" w:bidi="ar-SA"/>
              </w:rPr>
              <w:t>カテゴリ</w:t>
            </w:r>
          </w:p>
          <w:p>
            <w:pPr>
              <w:pStyle w:val="Normal"/>
              <w:widowControl w:val="false"/>
              <w:suppressAutoHyphens w:val="true"/>
              <w:spacing w:before="0" w:after="0"/>
              <w:ind w:left="0" w:hanging="0"/>
              <w:rPr>
                <w:sz w:val="18"/>
                <w:szCs w:val="18"/>
              </w:rPr>
            </w:pPr>
            <w:r>
              <w:rPr>
                <w:rFonts w:ascii="メイリオ" w:hAnsi="メイリオ" w:cs=""/>
                <w:kern w:val="2"/>
                <w:sz w:val="18"/>
                <w:szCs w:val="18"/>
                <w:lang w:val="en-US" w:eastAsia="ja-JP" w:bidi="ar-SA"/>
              </w:rPr>
              <w:t>管理</w:t>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1</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カテゴリ一覧表示</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CategoryShowAdminController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b/>
                <w:b/>
                <w:sz w:val="18"/>
                <w:szCs w:val="18"/>
              </w:rPr>
            </w:pPr>
            <w:r>
              <w:rPr>
                <w:b/>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2</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カテゴリ詳細表示</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CategoryShowAdminController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b/>
                <w:b/>
                <w:sz w:val="18"/>
                <w:szCs w:val="18"/>
              </w:rPr>
            </w:pPr>
            <w:r>
              <w:rPr>
                <w:b/>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3</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カテゴリ登録</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CategoryRegistAdminController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b/>
                <w:b/>
                <w:sz w:val="18"/>
                <w:szCs w:val="18"/>
              </w:rPr>
            </w:pPr>
            <w:r>
              <w:rPr>
                <w:b/>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4</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カテゴリ変更</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CategoryUpdateAdminController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b/>
                <w:b/>
                <w:sz w:val="18"/>
                <w:szCs w:val="18"/>
              </w:rPr>
            </w:pPr>
            <w:r>
              <w:rPr>
                <w:b/>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5</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カテゴリ削除</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CategoryDeleteAdminController</w:t>
            </w:r>
          </w:p>
        </w:tc>
      </w:tr>
      <w:tr>
        <w:trPr>
          <w:trHeight w:val="227" w:hRule="atLeast"/>
        </w:trPr>
        <w:tc>
          <w:tcPr>
            <w:tcW w:w="421" w:type="dxa"/>
            <w:vMerge w:val="restart"/>
            <w:tcBorders/>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4</w:t>
            </w:r>
          </w:p>
        </w:tc>
        <w:tc>
          <w:tcPr>
            <w:tcW w:w="1559" w:type="dxa"/>
            <w:vMerge w:val="restart"/>
            <w:tcBorders/>
          </w:tcPr>
          <w:p>
            <w:pPr>
              <w:pStyle w:val="Normal"/>
              <w:widowControl w:val="false"/>
              <w:suppressAutoHyphens w:val="true"/>
              <w:spacing w:before="0" w:after="0"/>
              <w:ind w:left="0" w:hanging="0"/>
              <w:rPr>
                <w:sz w:val="18"/>
                <w:szCs w:val="18"/>
              </w:rPr>
            </w:pPr>
            <w:r>
              <w:rPr>
                <w:rFonts w:ascii="メイリオ" w:hAnsi="メイリオ" w:cs=""/>
                <w:kern w:val="2"/>
                <w:sz w:val="18"/>
                <w:szCs w:val="18"/>
                <w:lang w:val="en-US" w:eastAsia="ja-JP" w:bidi="ar-SA"/>
              </w:rPr>
              <w:t>買い物かご</w:t>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1</w:t>
            </w:r>
          </w:p>
        </w:tc>
        <w:tc>
          <w:tcPr>
            <w:tcW w:w="3883" w:type="dxa"/>
            <w:tcBorders/>
            <w:shd w:color="auto" w:fill="auto"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商品一覧表示</w:t>
            </w:r>
          </w:p>
        </w:tc>
        <w:tc>
          <w:tcPr>
            <w:tcW w:w="2995" w:type="dxa"/>
            <w:tcBorders/>
            <w:shd w:color="auto" w:fill="auto"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BasketCustomerController</w:t>
            </w:r>
          </w:p>
        </w:tc>
      </w:tr>
      <w:tr>
        <w:trPr>
          <w:trHeight w:val="227" w:hRule="atLeast"/>
        </w:trPr>
        <w:tc>
          <w:tcPr>
            <w:tcW w:w="421" w:type="dxa"/>
            <w:vMerge w:val="continue"/>
            <w:tcBorders/>
          </w:tcPr>
          <w:p>
            <w:pPr>
              <w:pStyle w:val="Normal"/>
              <w:widowControl w:val="false"/>
              <w:suppressAutoHyphens w:val="true"/>
              <w:spacing w:before="0" w:after="0"/>
              <w:ind w:left="0" w:hanging="0"/>
              <w:rPr>
                <w:b/>
                <w:b/>
                <w:sz w:val="18"/>
                <w:szCs w:val="18"/>
              </w:rPr>
            </w:pPr>
            <w:r>
              <w:rPr>
                <w:b/>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 xml:space="preserve">2 </w:t>
            </w:r>
          </w:p>
        </w:tc>
        <w:tc>
          <w:tcPr>
            <w:tcW w:w="3883" w:type="dxa"/>
            <w:tcBorders/>
            <w:shd w:color="auto" w:fill="auto"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商品追加</w:t>
            </w:r>
          </w:p>
        </w:tc>
        <w:tc>
          <w:tcPr>
            <w:tcW w:w="2995" w:type="dxa"/>
            <w:tcBorders/>
            <w:shd w:color="auto" w:fill="auto"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BasketCustomerController</w:t>
            </w:r>
          </w:p>
        </w:tc>
      </w:tr>
      <w:tr>
        <w:trPr>
          <w:trHeight w:val="227" w:hRule="atLeast"/>
        </w:trPr>
        <w:tc>
          <w:tcPr>
            <w:tcW w:w="421" w:type="dxa"/>
            <w:vMerge w:val="continue"/>
            <w:tcBorders/>
          </w:tcPr>
          <w:p>
            <w:pPr>
              <w:pStyle w:val="Normal"/>
              <w:widowControl w:val="false"/>
              <w:suppressAutoHyphens w:val="true"/>
              <w:spacing w:before="0" w:after="0"/>
              <w:ind w:left="0" w:hanging="0"/>
              <w:rPr>
                <w:b/>
                <w:b/>
                <w:sz w:val="18"/>
                <w:szCs w:val="18"/>
              </w:rPr>
            </w:pPr>
            <w:r>
              <w:rPr>
                <w:b/>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 xml:space="preserve">3 </w:t>
            </w:r>
          </w:p>
        </w:tc>
        <w:tc>
          <w:tcPr>
            <w:tcW w:w="3883" w:type="dxa"/>
            <w:tcBorders/>
            <w:shd w:color="auto" w:fill="auto"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商品削除</w:t>
            </w:r>
          </w:p>
        </w:tc>
        <w:tc>
          <w:tcPr>
            <w:tcW w:w="2995" w:type="dxa"/>
            <w:tcBorders/>
            <w:shd w:color="auto" w:fill="auto"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BasketCustomerController</w:t>
            </w:r>
          </w:p>
        </w:tc>
      </w:tr>
      <w:tr>
        <w:trPr>
          <w:trHeight w:val="227" w:hRule="atLeast"/>
        </w:trPr>
        <w:tc>
          <w:tcPr>
            <w:tcW w:w="421" w:type="dxa"/>
            <w:vMerge w:val="restart"/>
            <w:tcBorders/>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5</w:t>
            </w:r>
          </w:p>
        </w:tc>
        <w:tc>
          <w:tcPr>
            <w:tcW w:w="1559" w:type="dxa"/>
            <w:vMerge w:val="restart"/>
            <w:tcBorders/>
          </w:tcPr>
          <w:p>
            <w:pPr>
              <w:pStyle w:val="Normal"/>
              <w:widowControl w:val="false"/>
              <w:suppressAutoHyphens w:val="true"/>
              <w:spacing w:before="0" w:after="0"/>
              <w:ind w:left="0" w:hanging="0"/>
              <w:rPr>
                <w:sz w:val="18"/>
                <w:szCs w:val="18"/>
              </w:rPr>
            </w:pPr>
            <w:r>
              <w:rPr>
                <w:rFonts w:ascii="メイリオ" w:hAnsi="メイリオ" w:cs=""/>
                <w:kern w:val="2"/>
                <w:sz w:val="18"/>
                <w:szCs w:val="18"/>
                <w:lang w:val="en-US" w:eastAsia="ja-JP" w:bidi="ar-SA"/>
              </w:rPr>
              <w:t>注文管理</w:t>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1</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注文一覧表示</w:t>
            </w:r>
            <w:r>
              <w:rPr>
                <w:rFonts w:eastAsia="メイリオ" w:cs=""/>
                <w:kern w:val="2"/>
                <w:sz w:val="18"/>
                <w:szCs w:val="18"/>
                <w:lang w:val="en-US" w:eastAsia="ja-JP" w:bidi="ar-SA"/>
              </w:rPr>
              <w:t>(</w:t>
            </w:r>
            <w:r>
              <w:rPr>
                <w:rFonts w:ascii="メイリオ" w:hAnsi="メイリオ" w:cs=""/>
                <w:kern w:val="2"/>
                <w:sz w:val="18"/>
                <w:szCs w:val="18"/>
                <w:lang w:val="en-US" w:eastAsia="ja-JP" w:bidi="ar-SA"/>
              </w:rPr>
              <w:t>運用管理者</w:t>
            </w:r>
            <w:r>
              <w:rPr>
                <w:rFonts w:eastAsia="メイリオ" w:cs=""/>
                <w:kern w:val="2"/>
                <w:sz w:val="18"/>
                <w:szCs w:val="18"/>
                <w:lang w:val="en-US" w:eastAsia="ja-JP" w:bidi="ar-SA"/>
              </w:rPr>
              <w:t>)</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OrderShowAdminController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1</w:t>
            </w:r>
          </w:p>
        </w:tc>
        <w:tc>
          <w:tcPr>
            <w:tcW w:w="3883" w:type="dxa"/>
            <w:tcBorders/>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注文一覧表示</w:t>
            </w:r>
            <w:r>
              <w:rPr>
                <w:rFonts w:eastAsia="メイリオ" w:cs=""/>
                <w:kern w:val="2"/>
                <w:sz w:val="18"/>
                <w:szCs w:val="18"/>
                <w:lang w:val="en-US" w:eastAsia="ja-JP" w:bidi="ar-SA"/>
              </w:rPr>
              <w:t>(</w:t>
            </w:r>
            <w:r>
              <w:rPr>
                <w:rFonts w:ascii="メイリオ" w:hAnsi="メイリオ" w:cs=""/>
                <w:kern w:val="2"/>
                <w:sz w:val="18"/>
                <w:szCs w:val="18"/>
                <w:lang w:val="en-US" w:eastAsia="ja-JP" w:bidi="ar-SA"/>
              </w:rPr>
              <w:t>一般会員</w:t>
            </w:r>
            <w:r>
              <w:rPr>
                <w:rFonts w:eastAsia="メイリオ" w:cs=""/>
                <w:kern w:val="2"/>
                <w:sz w:val="18"/>
                <w:szCs w:val="18"/>
                <w:lang w:val="en-US" w:eastAsia="ja-JP" w:bidi="ar-SA"/>
              </w:rPr>
              <w:t>)</w:t>
            </w:r>
          </w:p>
        </w:tc>
        <w:tc>
          <w:tcPr>
            <w:tcW w:w="2995" w:type="dxa"/>
            <w:tcBorders/>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OrderShowCustomerController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2</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注文詳細表示</w:t>
            </w:r>
            <w:r>
              <w:rPr>
                <w:rFonts w:eastAsia="メイリオ" w:cs=""/>
                <w:kern w:val="2"/>
                <w:sz w:val="18"/>
                <w:szCs w:val="18"/>
                <w:lang w:val="en-US" w:eastAsia="ja-JP" w:bidi="ar-SA"/>
              </w:rPr>
              <w:t>(</w:t>
            </w:r>
            <w:r>
              <w:rPr>
                <w:rFonts w:ascii="メイリオ" w:hAnsi="メイリオ" w:cs=""/>
                <w:kern w:val="2"/>
                <w:sz w:val="18"/>
                <w:szCs w:val="18"/>
                <w:lang w:val="en-US" w:eastAsia="ja-JP" w:bidi="ar-SA"/>
              </w:rPr>
              <w:t>運用管理者</w:t>
            </w:r>
            <w:r>
              <w:rPr>
                <w:rFonts w:eastAsia="メイリオ" w:cs=""/>
                <w:kern w:val="2"/>
                <w:sz w:val="18"/>
                <w:szCs w:val="18"/>
                <w:lang w:val="en-US" w:eastAsia="ja-JP" w:bidi="ar-SA"/>
              </w:rPr>
              <w:t>)</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OrderShowAdminController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2</w:t>
            </w:r>
          </w:p>
        </w:tc>
        <w:tc>
          <w:tcPr>
            <w:tcW w:w="3883" w:type="dxa"/>
            <w:tcBorders/>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注文詳細表示</w:t>
            </w:r>
            <w:r>
              <w:rPr>
                <w:rFonts w:eastAsia="メイリオ" w:cs=""/>
                <w:kern w:val="2"/>
                <w:sz w:val="18"/>
                <w:szCs w:val="18"/>
                <w:lang w:val="en-US" w:eastAsia="ja-JP" w:bidi="ar-SA"/>
              </w:rPr>
              <w:t>(</w:t>
            </w:r>
            <w:r>
              <w:rPr>
                <w:rFonts w:ascii="メイリオ" w:hAnsi="メイリオ" w:cs=""/>
                <w:kern w:val="2"/>
                <w:sz w:val="18"/>
                <w:szCs w:val="18"/>
                <w:lang w:val="en-US" w:eastAsia="ja-JP" w:bidi="ar-SA"/>
              </w:rPr>
              <w:t>一般会員</w:t>
            </w:r>
            <w:r>
              <w:rPr>
                <w:rFonts w:eastAsia="メイリオ" w:cs=""/>
                <w:kern w:val="2"/>
                <w:sz w:val="18"/>
                <w:szCs w:val="18"/>
                <w:lang w:val="en-US" w:eastAsia="ja-JP" w:bidi="ar-SA"/>
              </w:rPr>
              <w:t>)</w:t>
            </w:r>
          </w:p>
        </w:tc>
        <w:tc>
          <w:tcPr>
            <w:tcW w:w="2995" w:type="dxa"/>
            <w:tcBorders/>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OrderShowCustomerController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3</w:t>
            </w:r>
          </w:p>
        </w:tc>
        <w:tc>
          <w:tcPr>
            <w:tcW w:w="3883" w:type="dxa"/>
            <w:tcBorders/>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注文登録</w:t>
            </w:r>
          </w:p>
        </w:tc>
        <w:tc>
          <w:tcPr>
            <w:tcW w:w="2995" w:type="dxa"/>
            <w:tcBorders/>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OrderRegistCustomerController</w:t>
            </w:r>
          </w:p>
        </w:tc>
      </w:tr>
      <w:tr>
        <w:trPr>
          <w:trHeight w:val="227" w:hRule="atLeast"/>
        </w:trPr>
        <w:tc>
          <w:tcPr>
            <w:tcW w:w="421" w:type="dxa"/>
            <w:vMerge w:val="restart"/>
            <w:tcBorders/>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6</w:t>
            </w:r>
          </w:p>
        </w:tc>
        <w:tc>
          <w:tcPr>
            <w:tcW w:w="1559" w:type="dxa"/>
            <w:vMerge w:val="restart"/>
            <w:tcBorders/>
          </w:tcPr>
          <w:p>
            <w:pPr>
              <w:pStyle w:val="Normal"/>
              <w:widowControl w:val="false"/>
              <w:suppressAutoHyphens w:val="true"/>
              <w:spacing w:before="0" w:after="0"/>
              <w:ind w:left="0" w:hanging="0"/>
              <w:rPr>
                <w:sz w:val="18"/>
                <w:szCs w:val="18"/>
              </w:rPr>
            </w:pPr>
            <w:r>
              <w:rPr>
                <w:rFonts w:ascii="メイリオ" w:hAnsi="メイリオ" w:cs=""/>
                <w:kern w:val="2"/>
                <w:sz w:val="18"/>
                <w:szCs w:val="18"/>
                <w:lang w:val="en-US" w:eastAsia="ja-JP" w:bidi="ar-SA"/>
              </w:rPr>
              <w:t>会員管理</w:t>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1</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会員一覧表示</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UserShowAdminController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2</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会員詳細表示</w:t>
            </w:r>
            <w:r>
              <w:rPr>
                <w:rFonts w:eastAsia="メイリオ" w:cs=""/>
                <w:kern w:val="2"/>
                <w:sz w:val="18"/>
                <w:szCs w:val="18"/>
                <w:lang w:val="en-US" w:eastAsia="ja-JP" w:bidi="ar-SA"/>
              </w:rPr>
              <w:t>(</w:t>
            </w:r>
            <w:r>
              <w:rPr>
                <w:rFonts w:ascii="メイリオ" w:hAnsi="メイリオ" w:cs=""/>
                <w:kern w:val="2"/>
                <w:sz w:val="18"/>
                <w:szCs w:val="18"/>
                <w:lang w:val="en-US" w:eastAsia="ja-JP" w:bidi="ar-SA"/>
              </w:rPr>
              <w:t>運用管理者・システム管理者</w:t>
            </w:r>
            <w:r>
              <w:rPr>
                <w:rFonts w:eastAsia="メイリオ" w:cs=""/>
                <w:kern w:val="2"/>
                <w:sz w:val="18"/>
                <w:szCs w:val="18"/>
                <w:lang w:val="en-US" w:eastAsia="ja-JP" w:bidi="ar-SA"/>
              </w:rPr>
              <w:t>)</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UserShowAdminController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2</w:t>
            </w:r>
          </w:p>
        </w:tc>
        <w:tc>
          <w:tcPr>
            <w:tcW w:w="3883" w:type="dxa"/>
            <w:tcBorders/>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会員詳細表示</w:t>
            </w:r>
            <w:r>
              <w:rPr>
                <w:rFonts w:eastAsia="メイリオ" w:cs=""/>
                <w:kern w:val="2"/>
                <w:sz w:val="18"/>
                <w:szCs w:val="18"/>
                <w:lang w:val="en-US" w:eastAsia="ja-JP" w:bidi="ar-SA"/>
              </w:rPr>
              <w:t>(</w:t>
            </w:r>
            <w:r>
              <w:rPr>
                <w:rFonts w:ascii="メイリオ" w:hAnsi="メイリオ" w:cs=""/>
                <w:kern w:val="2"/>
                <w:sz w:val="18"/>
                <w:szCs w:val="18"/>
                <w:lang w:val="en-US" w:eastAsia="ja-JP" w:bidi="ar-SA"/>
              </w:rPr>
              <w:t>一般会員</w:t>
            </w:r>
            <w:r>
              <w:rPr>
                <w:rFonts w:eastAsia="メイリオ" w:cs=""/>
                <w:kern w:val="2"/>
                <w:sz w:val="18"/>
                <w:szCs w:val="18"/>
                <w:lang w:val="en-US" w:eastAsia="ja-JP" w:bidi="ar-SA"/>
              </w:rPr>
              <w:t>)</w:t>
            </w:r>
          </w:p>
        </w:tc>
        <w:tc>
          <w:tcPr>
            <w:tcW w:w="2995" w:type="dxa"/>
            <w:tcBorders/>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UserShowCustomerController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3</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会員登録</w:t>
            </w:r>
            <w:r>
              <w:rPr>
                <w:rFonts w:eastAsia="メイリオ" w:cs=""/>
                <w:kern w:val="2"/>
                <w:sz w:val="18"/>
                <w:szCs w:val="18"/>
                <w:lang w:val="en-US" w:eastAsia="ja-JP" w:bidi="ar-SA"/>
              </w:rPr>
              <w:t>(</w:t>
            </w:r>
            <w:r>
              <w:rPr>
                <w:rFonts w:ascii="メイリオ" w:hAnsi="メイリオ" w:cs=""/>
                <w:kern w:val="2"/>
                <w:sz w:val="18"/>
                <w:szCs w:val="18"/>
                <w:lang w:val="en-US" w:eastAsia="ja-JP" w:bidi="ar-SA"/>
              </w:rPr>
              <w:t>運用管理者・システム管理者</w:t>
            </w:r>
            <w:r>
              <w:rPr>
                <w:rFonts w:eastAsia="メイリオ" w:cs=""/>
                <w:kern w:val="2"/>
                <w:sz w:val="18"/>
                <w:szCs w:val="18"/>
                <w:lang w:val="en-US" w:eastAsia="ja-JP" w:bidi="ar-SA"/>
              </w:rPr>
              <w:t>)</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UserRegistAdminController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3</w:t>
            </w:r>
          </w:p>
        </w:tc>
        <w:tc>
          <w:tcPr>
            <w:tcW w:w="3883" w:type="dxa"/>
            <w:tcBorders/>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会員登録</w:t>
            </w:r>
            <w:r>
              <w:rPr>
                <w:rFonts w:eastAsia="メイリオ" w:cs=""/>
                <w:kern w:val="2"/>
                <w:sz w:val="18"/>
                <w:szCs w:val="18"/>
                <w:lang w:val="en-US" w:eastAsia="ja-JP" w:bidi="ar-SA"/>
              </w:rPr>
              <w:t>(</w:t>
            </w:r>
            <w:r>
              <w:rPr>
                <w:rFonts w:ascii="メイリオ" w:hAnsi="メイリオ" w:cs=""/>
                <w:kern w:val="2"/>
                <w:sz w:val="18"/>
                <w:szCs w:val="18"/>
                <w:lang w:val="en-US" w:eastAsia="ja-JP" w:bidi="ar-SA"/>
              </w:rPr>
              <w:t>一般会員</w:t>
            </w:r>
            <w:r>
              <w:rPr>
                <w:rFonts w:eastAsia="メイリオ" w:cs=""/>
                <w:kern w:val="2"/>
                <w:sz w:val="18"/>
                <w:szCs w:val="18"/>
                <w:lang w:val="en-US" w:eastAsia="ja-JP" w:bidi="ar-SA"/>
              </w:rPr>
              <w:t>)</w:t>
            </w:r>
          </w:p>
        </w:tc>
        <w:tc>
          <w:tcPr>
            <w:tcW w:w="2995" w:type="dxa"/>
            <w:tcBorders/>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UserRegistCustomerController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4</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会員変更</w:t>
            </w:r>
            <w:r>
              <w:rPr>
                <w:rFonts w:eastAsia="メイリオ" w:cs=""/>
                <w:kern w:val="2"/>
                <w:sz w:val="18"/>
                <w:szCs w:val="18"/>
                <w:lang w:val="en-US" w:eastAsia="ja-JP" w:bidi="ar-SA"/>
              </w:rPr>
              <w:t>(</w:t>
            </w:r>
            <w:r>
              <w:rPr>
                <w:rFonts w:ascii="メイリオ" w:hAnsi="メイリオ" w:cs=""/>
                <w:kern w:val="2"/>
                <w:sz w:val="18"/>
                <w:szCs w:val="18"/>
                <w:lang w:val="en-US" w:eastAsia="ja-JP" w:bidi="ar-SA"/>
              </w:rPr>
              <w:t>運用管理者・システム管理者</w:t>
            </w:r>
            <w:r>
              <w:rPr>
                <w:rFonts w:eastAsia="メイリオ" w:cs=""/>
                <w:kern w:val="2"/>
                <w:sz w:val="18"/>
                <w:szCs w:val="18"/>
                <w:lang w:val="en-US" w:eastAsia="ja-JP" w:bidi="ar-SA"/>
              </w:rPr>
              <w:t>)</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UserUpdateAdminController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4</w:t>
            </w:r>
          </w:p>
        </w:tc>
        <w:tc>
          <w:tcPr>
            <w:tcW w:w="3883" w:type="dxa"/>
            <w:tcBorders/>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会員変更</w:t>
            </w:r>
            <w:r>
              <w:rPr>
                <w:rFonts w:eastAsia="メイリオ" w:cs=""/>
                <w:kern w:val="2"/>
                <w:sz w:val="18"/>
                <w:szCs w:val="18"/>
                <w:lang w:val="en-US" w:eastAsia="ja-JP" w:bidi="ar-SA"/>
              </w:rPr>
              <w:t>(</w:t>
            </w:r>
            <w:r>
              <w:rPr>
                <w:rFonts w:ascii="メイリオ" w:hAnsi="メイリオ" w:cs=""/>
                <w:kern w:val="2"/>
                <w:sz w:val="18"/>
                <w:szCs w:val="18"/>
                <w:lang w:val="en-US" w:eastAsia="ja-JP" w:bidi="ar-SA"/>
              </w:rPr>
              <w:t>一般会員</w:t>
            </w:r>
            <w:r>
              <w:rPr>
                <w:rFonts w:eastAsia="メイリオ" w:cs=""/>
                <w:kern w:val="2"/>
                <w:sz w:val="18"/>
                <w:szCs w:val="18"/>
                <w:lang w:val="en-US" w:eastAsia="ja-JP" w:bidi="ar-SA"/>
              </w:rPr>
              <w:t>)</w:t>
            </w:r>
          </w:p>
        </w:tc>
        <w:tc>
          <w:tcPr>
            <w:tcW w:w="2995" w:type="dxa"/>
            <w:tcBorders/>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UserUpdateCustomerController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5</w:t>
            </w:r>
          </w:p>
        </w:tc>
        <w:tc>
          <w:tcPr>
            <w:tcW w:w="3883" w:type="dxa"/>
            <w:tcBorders/>
            <w:shd w:color="auto" w:fill="EEECE1" w:themeFill="background2" w:val="clear"/>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会員削除</w:t>
            </w:r>
            <w:r>
              <w:rPr>
                <w:rFonts w:eastAsia="メイリオ" w:cs=""/>
                <w:kern w:val="2"/>
                <w:sz w:val="18"/>
                <w:szCs w:val="18"/>
                <w:lang w:val="en-US" w:eastAsia="ja-JP" w:bidi="ar-SA"/>
              </w:rPr>
              <w:t>(</w:t>
            </w:r>
            <w:r>
              <w:rPr>
                <w:rFonts w:ascii="メイリオ" w:hAnsi="メイリオ" w:cs=""/>
                <w:kern w:val="2"/>
                <w:sz w:val="18"/>
                <w:szCs w:val="18"/>
                <w:lang w:val="en-US" w:eastAsia="ja-JP" w:bidi="ar-SA"/>
              </w:rPr>
              <w:t>運用管理者・システム管理者</w:t>
            </w:r>
            <w:r>
              <w:rPr>
                <w:rFonts w:eastAsia="メイリオ" w:cs=""/>
                <w:kern w:val="2"/>
                <w:sz w:val="18"/>
                <w:szCs w:val="18"/>
                <w:lang w:val="en-US" w:eastAsia="ja-JP" w:bidi="ar-SA"/>
              </w:rPr>
              <w:t>)</w:t>
            </w:r>
          </w:p>
        </w:tc>
        <w:tc>
          <w:tcPr>
            <w:tcW w:w="2995" w:type="dxa"/>
            <w:tcBorders/>
            <w:shd w:color="auto" w:fill="EEECE1" w:themeFill="background2" w:val="clear"/>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UserDeleteAdminController</w:t>
            </w:r>
          </w:p>
        </w:tc>
      </w:tr>
      <w:tr>
        <w:trPr>
          <w:trHeight w:val="227" w:hRule="atLeast"/>
        </w:trPr>
        <w:tc>
          <w:tcPr>
            <w:tcW w:w="421"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1559" w:type="dxa"/>
            <w:vMerge w:val="continue"/>
            <w:tcBorders/>
          </w:tcPr>
          <w:p>
            <w:pPr>
              <w:pStyle w:val="Normal"/>
              <w:widowControl w:val="false"/>
              <w:suppressAutoHyphens w:val="true"/>
              <w:spacing w:before="0" w:after="0"/>
              <w:ind w:left="0" w:hanging="0"/>
              <w:rPr>
                <w:sz w:val="18"/>
                <w:szCs w:val="18"/>
              </w:rPr>
            </w:pPr>
            <w:r>
              <w:rPr>
                <w:sz w:val="18"/>
                <w:szCs w:val="18"/>
              </w:rPr>
            </w:r>
          </w:p>
        </w:tc>
        <w:tc>
          <w:tcPr>
            <w:tcW w:w="315" w:type="dxa"/>
            <w:tcBorders/>
          </w:tcPr>
          <w:p>
            <w:pPr>
              <w:pStyle w:val="Normal"/>
              <w:widowControl w:val="false"/>
              <w:suppressAutoHyphens w:val="true"/>
              <w:spacing w:before="0" w:after="0"/>
              <w:ind w:left="0" w:hanging="0"/>
              <w:jc w:val="left"/>
              <w:rPr>
                <w:sz w:val="18"/>
                <w:szCs w:val="18"/>
              </w:rPr>
            </w:pPr>
            <w:r>
              <w:rPr>
                <w:rFonts w:eastAsia="メイリオ" w:cs=""/>
                <w:kern w:val="2"/>
                <w:sz w:val="18"/>
                <w:szCs w:val="18"/>
                <w:lang w:val="en-US" w:eastAsia="ja-JP" w:bidi="ar-SA"/>
              </w:rPr>
              <w:t>5</w:t>
            </w:r>
          </w:p>
        </w:tc>
        <w:tc>
          <w:tcPr>
            <w:tcW w:w="3883" w:type="dxa"/>
            <w:tcBorders/>
          </w:tcPr>
          <w:p>
            <w:pPr>
              <w:pStyle w:val="Normal"/>
              <w:widowControl w:val="false"/>
              <w:suppressAutoHyphens w:val="true"/>
              <w:spacing w:before="0" w:after="0"/>
              <w:ind w:left="0" w:hanging="0"/>
              <w:jc w:val="left"/>
              <w:rPr>
                <w:sz w:val="18"/>
                <w:szCs w:val="18"/>
              </w:rPr>
            </w:pPr>
            <w:r>
              <w:rPr>
                <w:rFonts w:ascii="メイリオ" w:hAnsi="メイリオ" w:cs=""/>
                <w:kern w:val="2"/>
                <w:sz w:val="18"/>
                <w:szCs w:val="18"/>
                <w:lang w:val="en-US" w:eastAsia="ja-JP" w:bidi="ar-SA"/>
              </w:rPr>
              <w:t>会員削除</w:t>
            </w:r>
            <w:r>
              <w:rPr>
                <w:rFonts w:eastAsia="メイリオ" w:cs=""/>
                <w:kern w:val="2"/>
                <w:sz w:val="18"/>
                <w:szCs w:val="18"/>
                <w:lang w:val="en-US" w:eastAsia="ja-JP" w:bidi="ar-SA"/>
              </w:rPr>
              <w:t>(</w:t>
            </w:r>
            <w:r>
              <w:rPr>
                <w:rFonts w:ascii="メイリオ" w:hAnsi="メイリオ" w:cs=""/>
                <w:kern w:val="2"/>
                <w:sz w:val="18"/>
                <w:szCs w:val="18"/>
                <w:lang w:val="en-US" w:eastAsia="ja-JP" w:bidi="ar-SA"/>
              </w:rPr>
              <w:t>一般会員</w:t>
            </w:r>
            <w:r>
              <w:rPr>
                <w:rFonts w:eastAsia="メイリオ" w:cs=""/>
                <w:kern w:val="2"/>
                <w:sz w:val="18"/>
                <w:szCs w:val="18"/>
                <w:lang w:val="en-US" w:eastAsia="ja-JP" w:bidi="ar-SA"/>
              </w:rPr>
              <w:t>)</w:t>
            </w:r>
          </w:p>
        </w:tc>
        <w:tc>
          <w:tcPr>
            <w:tcW w:w="2995" w:type="dxa"/>
            <w:tcBorders/>
          </w:tcPr>
          <w:p>
            <w:pPr>
              <w:pStyle w:val="Normal"/>
              <w:widowControl w:val="false"/>
              <w:suppressAutoHyphens w:val="true"/>
              <w:spacing w:before="0" w:after="0"/>
              <w:ind w:left="0" w:hanging="0"/>
              <w:rPr>
                <w:sz w:val="18"/>
                <w:szCs w:val="18"/>
              </w:rPr>
            </w:pPr>
            <w:r>
              <w:rPr>
                <w:rFonts w:eastAsia="メイリオ" w:cs=""/>
                <w:kern w:val="2"/>
                <w:sz w:val="18"/>
                <w:szCs w:val="18"/>
                <w:lang w:val="en-US" w:eastAsia="ja-JP" w:bidi="ar-SA"/>
              </w:rPr>
              <w:t>UserDeleteCustomerController</w:t>
            </w:r>
          </w:p>
        </w:tc>
      </w:tr>
    </w:tbl>
    <w:p>
      <w:pPr>
        <w:pStyle w:val="Normal"/>
        <w:ind w:left="765" w:hanging="0"/>
        <w:rPr/>
      </w:pPr>
      <w:r>
        <w:rPr/>
      </w:r>
    </w:p>
    <w:p>
      <w:pPr>
        <w:pStyle w:val="Normal"/>
        <w:widowControl/>
        <w:spacing w:lineRule="auto" w:line="240"/>
        <w:ind w:left="0" w:hanging="0"/>
        <w:jc w:val="left"/>
        <w:rPr/>
      </w:pPr>
      <w:r>
        <w:rPr/>
      </w:r>
    </w:p>
    <w:p>
      <w:pPr>
        <w:pStyle w:val="Normal"/>
        <w:ind w:left="400" w:hanging="0"/>
        <w:rPr/>
      </w:pPr>
      <w:r>
        <w:rPr/>
      </w:r>
    </w:p>
    <w:p>
      <w:pPr>
        <w:pStyle w:val="Normal"/>
        <w:widowControl/>
        <w:spacing w:lineRule="auto" w:line="240"/>
        <w:ind w:left="400" w:hanging="0"/>
        <w:jc w:val="left"/>
        <w:rPr/>
      </w:pPr>
      <w:r>
        <w:rPr/>
        <w:t>※▲</w:t>
      </w:r>
      <w:r>
        <w:rPr/>
        <w:t>オリジナル機能の追記をすること</w:t>
      </w:r>
      <w:r>
        <w:br w:type="page"/>
      </w:r>
    </w:p>
    <w:p>
      <w:pPr>
        <w:pStyle w:val="2"/>
        <w:spacing w:before="0" w:after="145"/>
        <w:rPr/>
      </w:pPr>
      <w:bookmarkStart w:id="5" w:name="_Toc64295486"/>
      <w:r>
        <w:rPr/>
        <w:t>テンプレートファイル構成 ★（※水色の欄は追記が必要）</w:t>
      </w:r>
      <w:bookmarkEnd w:id="5"/>
    </w:p>
    <w:p>
      <w:pPr>
        <w:pStyle w:val="Normal"/>
        <w:ind w:left="764" w:hanging="382"/>
        <w:rPr/>
      </w:pPr>
      <w:r>
        <w:rPr/>
        <w:t>・ユーザインターフェースは、</w:t>
      </w:r>
      <w:r>
        <w:rPr/>
        <w:t>Thymeleaf</w:t>
      </w:r>
      <w:r>
        <w:rPr/>
        <w:t>のテンプレートを利用する</w:t>
      </w:r>
    </w:p>
    <w:p>
      <w:pPr>
        <w:pStyle w:val="Normal"/>
        <w:ind w:left="764" w:hanging="382"/>
        <w:rPr/>
      </w:pPr>
      <w:r>
        <w:rPr/>
        <w:t>・テンプレートファイルは、</w:t>
      </w:r>
      <w:r>
        <w:rPr/>
        <w:t>/resources/template</w:t>
      </w:r>
      <w:r>
        <w:rPr/>
        <w:t>配下に置く</w:t>
      </w:r>
    </w:p>
    <w:p>
      <w:pPr>
        <w:pStyle w:val="Normal"/>
        <w:ind w:left="764" w:hanging="382"/>
        <w:rPr/>
      </w:pPr>
      <w:r>
        <w:rPr/>
        <w:t>・各画面は、いずれかのレイアウトパターン</w:t>
      </w:r>
      <w:r>
        <w:rPr/>
        <w:t>(</w:t>
      </w:r>
      <w:r>
        <w:rPr/>
        <w:t>詳細は、後述</w:t>
      </w:r>
      <w:r>
        <w:rPr/>
        <w:t>)</w:t>
      </w:r>
      <w:r>
        <w:rPr/>
        <w:t>を利用する</w:t>
      </w:r>
    </w:p>
    <w:p>
      <w:pPr>
        <w:pStyle w:val="Normal"/>
        <w:ind w:left="764" w:hanging="382"/>
        <w:rPr/>
      </w:pPr>
      <w:r>
        <w:rPr/>
        <w:t>・</w:t>
      </w:r>
      <w:r>
        <w:rPr/>
        <w:t>/resources/template</w:t>
      </w:r>
      <w:r>
        <w:rPr/>
        <w:t>配下のパス名・ファイル名を下記に示す</w:t>
      </w:r>
    </w:p>
    <w:p>
      <w:pPr>
        <w:pStyle w:val="Normal"/>
        <w:ind w:left="764" w:hanging="382"/>
        <w:rPr/>
      </w:pPr>
      <w:r>
        <w:rPr/>
      </w:r>
    </w:p>
    <w:tbl>
      <w:tblPr>
        <w:tblStyle w:val="1-51"/>
        <w:tblW w:w="973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45"/>
        <w:gridCol w:w="2156"/>
        <w:gridCol w:w="1864"/>
        <w:gridCol w:w="3116"/>
        <w:gridCol w:w="1355"/>
      </w:tblGrid>
      <w:tr>
        <w:trPr>
          <w:cnfStyle w:val="100000000000" w:firstRow="1" w:lastRow="0" w:firstColumn="0" w:lastColumn="0" w:oddVBand="0" w:evenVBand="0" w:oddHBand="0" w:evenHBand="0" w:firstRowFirstColumn="0" w:firstRowLastColumn="0" w:lastRowFirstColumn="0" w:lastRowLastColumn="0"/>
        </w:trPr>
        <w:tc>
          <w:tcPr>
            <w:tcW w:w="1245" w:type="dxa"/>
            <w:cnfStyle w:val="001000000000" w:firstRow="0" w:lastRow="0" w:firstColumn="1" w:lastColumn="0" w:oddVBand="0" w:evenVBand="0" w:oddHBand="0" w:evenHBand="0" w:firstRowFirstColumn="0" w:firstRowLastColumn="0" w:lastRowFirstColumn="0" w:lastRowLastColumn="0"/>
            <w:tcBorders>
              <w:bottom w:val="single" w:sz="12" w:space="0" w:color="92CDDC"/>
            </w:tcBorders>
          </w:tcPr>
          <w:p>
            <w:pPr>
              <w:pStyle w:val="Normal"/>
              <w:widowControl w:val="false"/>
              <w:suppressAutoHyphens w:val="true"/>
              <w:spacing w:before="0" w:after="0"/>
              <w:ind w:left="0" w:hanging="0"/>
              <w:jc w:val="center"/>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w:t>
            </w:r>
            <w:r>
              <w:rPr>
                <w:rFonts w:eastAsia="メイリオ" w:cs=""/>
                <w:b/>
                <w:bCs/>
                <w:kern w:val="2"/>
                <w:sz w:val="18"/>
                <w:szCs w:val="18"/>
                <w:lang w:val="en-US" w:eastAsia="ja-JP" w:bidi="ar-SA"/>
              </w:rPr>
              <w:t>ID</w:t>
            </w:r>
          </w:p>
        </w:tc>
        <w:tc>
          <w:tcPr>
            <w:tcW w:w="2156" w:type="dxa"/>
            <w:tcBorders>
              <w:bottom w:val="single" w:sz="12" w:space="0" w:color="92CDDC"/>
            </w:tcBorders>
          </w:tcPr>
          <w:p>
            <w:pPr>
              <w:pStyle w:val="Normal"/>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画面名</w:t>
            </w:r>
          </w:p>
        </w:tc>
        <w:tc>
          <w:tcPr>
            <w:tcW w:w="1864" w:type="dxa"/>
            <w:tcBorders>
              <w:bottom w:val="single" w:sz="12" w:space="0" w:color="92CDDC"/>
            </w:tcBorders>
          </w:tcPr>
          <w:p>
            <w:pPr>
              <w:pStyle w:val="Normal"/>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テンプレートパス</w:t>
            </w:r>
          </w:p>
        </w:tc>
        <w:tc>
          <w:tcPr>
            <w:tcW w:w="3116" w:type="dxa"/>
            <w:tcBorders>
              <w:bottom w:val="single" w:sz="12" w:space="0" w:color="92CDDC"/>
            </w:tcBorders>
          </w:tcPr>
          <w:p>
            <w:pPr>
              <w:pStyle w:val="Normal"/>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ファイル名</w:t>
            </w:r>
          </w:p>
        </w:tc>
        <w:tc>
          <w:tcPr>
            <w:tcW w:w="1355" w:type="dxa"/>
            <w:tcBorders>
              <w:bottom w:val="single" w:sz="12" w:space="0" w:color="92CDDC"/>
            </w:tcBorders>
          </w:tcPr>
          <w:p>
            <w:pPr>
              <w:pStyle w:val="Normal"/>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レイアウト</w:t>
            </w:r>
            <w:r>
              <w:rPr>
                <w:rFonts w:eastAsia="メイリオ" w:cs=""/>
                <w:b/>
                <w:bCs/>
                <w:kern w:val="2"/>
                <w:sz w:val="18"/>
                <w:szCs w:val="18"/>
                <w:lang w:val="en-US" w:eastAsia="ja-JP" w:bidi="ar-SA"/>
              </w:rPr>
              <w:br/>
            </w:r>
            <w:r>
              <w:rPr>
                <w:rFonts w:ascii="メイリオ" w:hAnsi="メイリオ" w:cs="" w:asciiTheme="minorEastAsia" w:hAnsiTheme="minorEastAsia"/>
                <w:b/>
                <w:bCs/>
                <w:kern w:val="2"/>
                <w:sz w:val="18"/>
                <w:szCs w:val="18"/>
                <w:lang w:val="en-US" w:eastAsia="ja-JP" w:bidi="ar-SA"/>
              </w:rPr>
              <w:t>パターン</w:t>
            </w:r>
          </w:p>
        </w:tc>
      </w:tr>
      <w:tr>
        <w:trPr/>
        <w:tc>
          <w:tcPr>
            <w:tcW w:w="12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ascii="メイリオ" w:hAnsi="メイリオ" w:cs="" w:asciiTheme="minorEastAsia" w:hAnsiTheme="minorEastAsia"/>
                <w:b/>
                <w:bCs/>
                <w:kern w:val="2"/>
                <w:sz w:val="18"/>
                <w:szCs w:val="18"/>
                <w:lang w:val="en-US" w:eastAsia="ja-JP" w:bidi="ar-SA"/>
              </w:rPr>
              <w:t>共通部品</w:t>
            </w:r>
          </w:p>
        </w:tc>
        <w:tc>
          <w:tcPr>
            <w:tcW w:w="215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ヘッダ</w:t>
            </w:r>
          </w:p>
        </w:tc>
        <w:tc>
          <w:tcPr>
            <w:tcW w:w="186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/common</w:t>
            </w:r>
          </w:p>
        </w:tc>
        <w:tc>
          <w:tcPr>
            <w:tcW w:w="311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header.html</w:t>
            </w:r>
          </w:p>
        </w:tc>
        <w:tc>
          <w:tcPr>
            <w:tcW w:w="1355"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r>
      <w:tr>
        <w:trPr/>
        <w:tc>
          <w:tcPr>
            <w:tcW w:w="12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共通部品</w:t>
            </w:r>
          </w:p>
        </w:tc>
        <w:tc>
          <w:tcPr>
            <w:tcW w:w="215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ナビゲーションバー</w:t>
            </w:r>
          </w:p>
        </w:tc>
        <w:tc>
          <w:tcPr>
            <w:tcW w:w="186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/common</w:t>
            </w:r>
          </w:p>
        </w:tc>
        <w:tc>
          <w:tcPr>
            <w:tcW w:w="311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menu.html</w:t>
            </w:r>
          </w:p>
        </w:tc>
        <w:tc>
          <w:tcPr>
            <w:tcW w:w="1355"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r>
      <w:tr>
        <w:trPr/>
        <w:tc>
          <w:tcPr>
            <w:tcW w:w="12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共通部品</w:t>
            </w:r>
          </w:p>
        </w:tc>
        <w:tc>
          <w:tcPr>
            <w:tcW w:w="215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サイドバー</w:t>
            </w:r>
          </w:p>
        </w:tc>
        <w:tc>
          <w:tcPr>
            <w:tcW w:w="186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/common</w:t>
            </w:r>
          </w:p>
        </w:tc>
        <w:tc>
          <w:tcPr>
            <w:tcW w:w="311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sidebar.html</w:t>
            </w:r>
          </w:p>
        </w:tc>
        <w:tc>
          <w:tcPr>
            <w:tcW w:w="1355"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r>
      <w:tr>
        <w:trPr/>
        <w:tc>
          <w:tcPr>
            <w:tcW w:w="12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共通部品</w:t>
            </w:r>
          </w:p>
        </w:tc>
        <w:tc>
          <w:tcPr>
            <w:tcW w:w="215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フッタ</w:t>
            </w:r>
          </w:p>
        </w:tc>
        <w:tc>
          <w:tcPr>
            <w:tcW w:w="186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/common</w:t>
            </w:r>
          </w:p>
        </w:tc>
        <w:tc>
          <w:tcPr>
            <w:tcW w:w="311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footer.html</w:t>
            </w:r>
          </w:p>
        </w:tc>
        <w:tc>
          <w:tcPr>
            <w:tcW w:w="1355"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r>
      <w:tr>
        <w:trPr/>
        <w:tc>
          <w:tcPr>
            <w:tcW w:w="12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共通部品</w:t>
            </w:r>
          </w:p>
        </w:tc>
        <w:tc>
          <w:tcPr>
            <w:tcW w:w="215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レイアウトパターン</w:t>
            </w:r>
            <w:r>
              <w:rPr>
                <w:rFonts w:eastAsia="メイリオ" w:cs=""/>
                <w:kern w:val="2"/>
                <w:sz w:val="18"/>
                <w:szCs w:val="18"/>
                <w:lang w:val="en-US" w:eastAsia="ja-JP" w:bidi="ar-SA"/>
              </w:rPr>
              <w:t>1</w:t>
            </w:r>
          </w:p>
        </w:tc>
        <w:tc>
          <w:tcPr>
            <w:tcW w:w="186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/common</w:t>
            </w:r>
          </w:p>
        </w:tc>
        <w:tc>
          <w:tcPr>
            <w:tcW w:w="311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layout_3block.html</w:t>
            </w:r>
          </w:p>
        </w:tc>
        <w:tc>
          <w:tcPr>
            <w:tcW w:w="1355"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r>
      <w:tr>
        <w:trPr/>
        <w:tc>
          <w:tcPr>
            <w:tcW w:w="12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共通部品</w:t>
            </w:r>
          </w:p>
        </w:tc>
        <w:tc>
          <w:tcPr>
            <w:tcW w:w="215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レイアウトパターン</w:t>
            </w:r>
            <w:r>
              <w:rPr>
                <w:rFonts w:eastAsia="メイリオ" w:cs=""/>
                <w:kern w:val="2"/>
                <w:sz w:val="18"/>
                <w:szCs w:val="18"/>
                <w:lang w:val="en-US" w:eastAsia="ja-JP" w:bidi="ar-SA"/>
              </w:rPr>
              <w:t>2</w:t>
            </w:r>
          </w:p>
        </w:tc>
        <w:tc>
          <w:tcPr>
            <w:tcW w:w="186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/common</w:t>
            </w:r>
          </w:p>
        </w:tc>
        <w:tc>
          <w:tcPr>
            <w:tcW w:w="311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layout_4block.html</w:t>
            </w:r>
          </w:p>
        </w:tc>
        <w:tc>
          <w:tcPr>
            <w:tcW w:w="1355"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r>
      <w:tr>
        <w:trPr/>
        <w:tc>
          <w:tcPr>
            <w:tcW w:w="12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共通部品</w:t>
            </w:r>
          </w:p>
        </w:tc>
        <w:tc>
          <w:tcPr>
            <w:tcW w:w="215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レイアウトパターン</w:t>
            </w:r>
            <w:r>
              <w:rPr>
                <w:rFonts w:eastAsia="メイリオ" w:cs=""/>
                <w:kern w:val="2"/>
                <w:sz w:val="18"/>
                <w:szCs w:val="18"/>
                <w:lang w:val="en-US" w:eastAsia="ja-JP" w:bidi="ar-SA"/>
              </w:rPr>
              <w:t>3</w:t>
            </w:r>
          </w:p>
        </w:tc>
        <w:tc>
          <w:tcPr>
            <w:tcW w:w="186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/common</w:t>
            </w:r>
          </w:p>
        </w:tc>
        <w:tc>
          <w:tcPr>
            <w:tcW w:w="311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layout_5block.html</w:t>
            </w:r>
          </w:p>
        </w:tc>
        <w:tc>
          <w:tcPr>
            <w:tcW w:w="1355"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r>
      <w:tr>
        <w:trPr/>
        <w:tc>
          <w:tcPr>
            <w:tcW w:w="12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w:t>
            </w:r>
          </w:p>
        </w:tc>
        <w:tc>
          <w:tcPr>
            <w:tcW w:w="215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エラー画面</w:t>
            </w:r>
          </w:p>
        </w:tc>
        <w:tc>
          <w:tcPr>
            <w:tcW w:w="186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c>
          <w:tcPr>
            <w:tcW w:w="311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ＭＳ Ｐゴシック"/>
                <w:color w:val="000000"/>
                <w:kern w:val="0"/>
                <w:sz w:val="18"/>
                <w:szCs w:val="18"/>
                <w:lang w:val="en-US" w:eastAsia="ja-JP" w:bidi="ar-SA"/>
              </w:rPr>
              <w:t>error.html</w:t>
            </w:r>
          </w:p>
        </w:tc>
        <w:tc>
          <w:tcPr>
            <w:tcW w:w="1355"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パターン１</w:t>
            </w:r>
          </w:p>
        </w:tc>
      </w:tr>
      <w:tr>
        <w:trPr/>
        <w:tc>
          <w:tcPr>
            <w:tcW w:w="12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1-1-1-1</w:t>
            </w:r>
          </w:p>
        </w:tc>
        <w:tc>
          <w:tcPr>
            <w:tcW w:w="215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ログイン画面</w:t>
            </w:r>
          </w:p>
        </w:tc>
        <w:tc>
          <w:tcPr>
            <w:tcW w:w="186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c>
          <w:tcPr>
            <w:tcW w:w="311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login.html</w:t>
            </w:r>
          </w:p>
        </w:tc>
        <w:tc>
          <w:tcPr>
            <w:tcW w:w="1355"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パターン１</w:t>
            </w:r>
          </w:p>
        </w:tc>
      </w:tr>
      <w:tr>
        <w:trPr/>
        <w:tc>
          <w:tcPr>
            <w:tcW w:w="12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1-3-1-3</w:t>
              <w:br/>
              <w:t>1-3-1-4</w:t>
            </w:r>
          </w:p>
        </w:tc>
        <w:tc>
          <w:tcPr>
            <w:tcW w:w="215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管理者用メニュー画面</w:t>
            </w:r>
          </w:p>
        </w:tc>
        <w:tc>
          <w:tcPr>
            <w:tcW w:w="186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c>
          <w:tcPr>
            <w:tcW w:w="311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admin_menu.html</w:t>
            </w:r>
          </w:p>
        </w:tc>
        <w:tc>
          <w:tcPr>
            <w:tcW w:w="1355"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パターン１</w:t>
            </w:r>
          </w:p>
        </w:tc>
      </w:tr>
      <w:tr>
        <w:trPr/>
        <w:tc>
          <w:tcPr>
            <w:tcW w:w="12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2-1-1-1</w:t>
              <w:br/>
              <w:t>2-1-1-2</w:t>
            </w:r>
          </w:p>
        </w:tc>
        <w:tc>
          <w:tcPr>
            <w:tcW w:w="215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トップ画面</w:t>
            </w:r>
          </w:p>
        </w:tc>
        <w:tc>
          <w:tcPr>
            <w:tcW w:w="186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c>
          <w:tcPr>
            <w:tcW w:w="311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ＭＳ Ｐゴシック"/>
                <w:color w:val="000000"/>
                <w:kern w:val="0"/>
                <w:sz w:val="18"/>
                <w:szCs w:val="18"/>
                <w:lang w:val="en-US" w:eastAsia="ja-JP" w:bidi="ar-SA"/>
              </w:rPr>
              <w:t>index.html</w:t>
            </w:r>
          </w:p>
        </w:tc>
        <w:tc>
          <w:tcPr>
            <w:tcW w:w="1355"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3</w:t>
            </w:r>
          </w:p>
        </w:tc>
      </w:tr>
      <w:tr>
        <w:trPr/>
        <w:tc>
          <w:tcPr>
            <w:tcW w:w="12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2-1-2-1</w:t>
              <w:br/>
              <w:t>2-1-2-2</w:t>
            </w:r>
          </w:p>
        </w:tc>
        <w:tc>
          <w:tcPr>
            <w:tcW w:w="215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商品一覧画面</w:t>
            </w:r>
          </w:p>
        </w:tc>
        <w:tc>
          <w:tcPr>
            <w:tcW w:w="186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w:t>
            </w:r>
          </w:p>
        </w:tc>
        <w:tc>
          <w:tcPr>
            <w:tcW w:w="311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item_list.html</w:t>
            </w:r>
          </w:p>
        </w:tc>
        <w:tc>
          <w:tcPr>
            <w:tcW w:w="1355"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3</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2-1-1-3</w:t>
            </w:r>
          </w:p>
        </w:tc>
        <w:tc>
          <w:tcPr>
            <w:tcW w:w="215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商品一覧画面</w:t>
            </w:r>
          </w:p>
        </w:tc>
        <w:tc>
          <w:tcPr>
            <w:tcW w:w="1864"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w:t>
            </w:r>
          </w:p>
        </w:tc>
        <w:tc>
          <w:tcPr>
            <w:tcW w:w="311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item_list_admin.html</w:t>
            </w:r>
          </w:p>
        </w:tc>
        <w:tc>
          <w:tcPr>
            <w:tcW w:w="1355"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2-6-1-1</w:t>
              <w:br/>
              <w:t>2-6-1-2</w:t>
            </w:r>
          </w:p>
        </w:tc>
        <w:tc>
          <w:tcPr>
            <w:tcW w:w="215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商品詳細画面</w:t>
            </w:r>
          </w:p>
        </w:tc>
        <w:tc>
          <w:tcPr>
            <w:tcW w:w="1864"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/item/detail</w:t>
            </w:r>
          </w:p>
        </w:tc>
        <w:tc>
          <w:tcPr>
            <w:tcW w:w="311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item_detail.html</w:t>
            </w:r>
          </w:p>
        </w:tc>
        <w:tc>
          <w:tcPr>
            <w:tcW w:w="1355"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3</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2-6-1-3</w:t>
            </w:r>
          </w:p>
        </w:tc>
        <w:tc>
          <w:tcPr>
            <w:tcW w:w="215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商品詳細画面</w:t>
            </w:r>
          </w:p>
        </w:tc>
        <w:tc>
          <w:tcPr>
            <w:tcW w:w="1864"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/item/detail</w:t>
            </w:r>
          </w:p>
        </w:tc>
        <w:tc>
          <w:tcPr>
            <w:tcW w:w="311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item_detail_admin.html</w:t>
            </w:r>
          </w:p>
        </w:tc>
        <w:tc>
          <w:tcPr>
            <w:tcW w:w="1355"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2-7-1-3</w:t>
            </w:r>
          </w:p>
        </w:tc>
        <w:tc>
          <w:tcPr>
            <w:tcW w:w="215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商品登録入力画面</w:t>
            </w:r>
          </w:p>
        </w:tc>
        <w:tc>
          <w:tcPr>
            <w:tcW w:w="1864"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/item/regist</w:t>
            </w:r>
          </w:p>
        </w:tc>
        <w:tc>
          <w:tcPr>
            <w:tcW w:w="311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item_regist_input.html</w:t>
            </w:r>
          </w:p>
        </w:tc>
        <w:tc>
          <w:tcPr>
            <w:tcW w:w="1355"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2-7-2-3</w:t>
            </w:r>
          </w:p>
        </w:tc>
        <w:tc>
          <w:tcPr>
            <w:tcW w:w="215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商品登録確認画面</w:t>
            </w:r>
          </w:p>
        </w:tc>
        <w:tc>
          <w:tcPr>
            <w:tcW w:w="1864"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/item/regist</w:t>
            </w:r>
          </w:p>
        </w:tc>
        <w:tc>
          <w:tcPr>
            <w:tcW w:w="311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item_regist_check.html</w:t>
            </w:r>
          </w:p>
        </w:tc>
        <w:tc>
          <w:tcPr>
            <w:tcW w:w="1355"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2-7-3-3</w:t>
            </w:r>
          </w:p>
        </w:tc>
        <w:tc>
          <w:tcPr>
            <w:tcW w:w="215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商品登録完了画面</w:t>
            </w:r>
          </w:p>
        </w:tc>
        <w:tc>
          <w:tcPr>
            <w:tcW w:w="1864"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/item/regist</w:t>
            </w:r>
          </w:p>
        </w:tc>
        <w:tc>
          <w:tcPr>
            <w:tcW w:w="311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item_regist_complete.html</w:t>
            </w:r>
          </w:p>
        </w:tc>
        <w:tc>
          <w:tcPr>
            <w:tcW w:w="1355"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2-8-1-3</w:t>
            </w:r>
          </w:p>
        </w:tc>
        <w:tc>
          <w:tcPr>
            <w:tcW w:w="215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商品変更入力画面</w:t>
            </w:r>
          </w:p>
        </w:tc>
        <w:tc>
          <w:tcPr>
            <w:tcW w:w="1864"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/item/update</w:t>
            </w:r>
          </w:p>
        </w:tc>
        <w:tc>
          <w:tcPr>
            <w:tcW w:w="311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ＭＳ Ｐゴシック"/>
                <w:color w:val="000000"/>
                <w:kern w:val="0"/>
                <w:sz w:val="18"/>
                <w:szCs w:val="18"/>
                <w:lang w:val="en-US" w:eastAsia="ja-JP" w:bidi="ar-SA"/>
              </w:rPr>
              <w:t>item_update_input.html</w:t>
            </w:r>
          </w:p>
        </w:tc>
        <w:tc>
          <w:tcPr>
            <w:tcW w:w="1355"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2-8-2-3</w:t>
            </w:r>
          </w:p>
        </w:tc>
        <w:tc>
          <w:tcPr>
            <w:tcW w:w="215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商品変更確認画面</w:t>
            </w:r>
          </w:p>
        </w:tc>
        <w:tc>
          <w:tcPr>
            <w:tcW w:w="1864"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/item/update</w:t>
            </w:r>
          </w:p>
        </w:tc>
        <w:tc>
          <w:tcPr>
            <w:tcW w:w="311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item_update_check.html</w:t>
            </w:r>
          </w:p>
        </w:tc>
        <w:tc>
          <w:tcPr>
            <w:tcW w:w="1355"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2-8-3-3</w:t>
            </w:r>
          </w:p>
        </w:tc>
        <w:tc>
          <w:tcPr>
            <w:tcW w:w="215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商品変更完了画面</w:t>
            </w:r>
          </w:p>
        </w:tc>
        <w:tc>
          <w:tcPr>
            <w:tcW w:w="1864"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/item/update</w:t>
            </w:r>
          </w:p>
        </w:tc>
        <w:tc>
          <w:tcPr>
            <w:tcW w:w="311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ＭＳ Ｐゴシック"/>
                <w:color w:val="000000"/>
                <w:kern w:val="0"/>
                <w:sz w:val="18"/>
                <w:szCs w:val="18"/>
                <w:lang w:val="en-US" w:eastAsia="ja-JP" w:bidi="ar-SA"/>
              </w:rPr>
              <w:t>item_update_complete.html</w:t>
            </w:r>
          </w:p>
        </w:tc>
        <w:tc>
          <w:tcPr>
            <w:tcW w:w="1355"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2-9-1-3</w:t>
            </w:r>
          </w:p>
        </w:tc>
        <w:tc>
          <w:tcPr>
            <w:tcW w:w="215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商品削除確認画面</w:t>
            </w:r>
          </w:p>
        </w:tc>
        <w:tc>
          <w:tcPr>
            <w:tcW w:w="1864"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/item/delete</w:t>
            </w:r>
          </w:p>
        </w:tc>
        <w:tc>
          <w:tcPr>
            <w:tcW w:w="311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item_delete_check.html</w:t>
            </w:r>
          </w:p>
        </w:tc>
        <w:tc>
          <w:tcPr>
            <w:tcW w:w="1355"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2-9-2-3</w:t>
            </w:r>
          </w:p>
        </w:tc>
        <w:tc>
          <w:tcPr>
            <w:tcW w:w="215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商品削除確認画面</w:t>
            </w:r>
          </w:p>
        </w:tc>
        <w:tc>
          <w:tcPr>
            <w:tcW w:w="1864"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/item/delete</w:t>
            </w:r>
          </w:p>
        </w:tc>
        <w:tc>
          <w:tcPr>
            <w:tcW w:w="311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item_delete_complete.html</w:t>
            </w:r>
          </w:p>
        </w:tc>
        <w:tc>
          <w:tcPr>
            <w:tcW w:w="1355"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3-1-1-3</w:t>
            </w:r>
          </w:p>
        </w:tc>
        <w:tc>
          <w:tcPr>
            <w:tcW w:w="215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カテゴリ一覧画面</w:t>
            </w:r>
          </w:p>
        </w:tc>
        <w:tc>
          <w:tcPr>
            <w:tcW w:w="1864"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/category/list</w:t>
            </w:r>
          </w:p>
        </w:tc>
        <w:tc>
          <w:tcPr>
            <w:tcW w:w="311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category_list.html</w:t>
            </w:r>
          </w:p>
        </w:tc>
        <w:tc>
          <w:tcPr>
            <w:tcW w:w="1355"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3-2-1-3</w:t>
            </w:r>
          </w:p>
        </w:tc>
        <w:tc>
          <w:tcPr>
            <w:tcW w:w="215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カテゴリ詳細画面</w:t>
            </w:r>
          </w:p>
        </w:tc>
        <w:tc>
          <w:tcPr>
            <w:tcW w:w="1864"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/category/detail</w:t>
            </w:r>
          </w:p>
        </w:tc>
        <w:tc>
          <w:tcPr>
            <w:tcW w:w="311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category_detail.html</w:t>
            </w:r>
          </w:p>
        </w:tc>
        <w:tc>
          <w:tcPr>
            <w:tcW w:w="1355"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bl>
    <w:p>
      <w:pPr>
        <w:pStyle w:val="Normal"/>
        <w:widowControl/>
        <w:spacing w:lineRule="auto" w:line="240"/>
        <w:ind w:left="0" w:hanging="0"/>
        <w:jc w:val="left"/>
        <w:rPr/>
      </w:pPr>
      <w:r>
        <w:rPr/>
      </w:r>
      <w:r>
        <w:br w:type="page"/>
      </w:r>
    </w:p>
    <w:p>
      <w:pPr>
        <w:pStyle w:val="Normal"/>
        <w:ind w:left="382" w:hanging="0"/>
        <w:jc w:val="right"/>
        <w:rPr>
          <w:sz w:val="16"/>
        </w:rPr>
      </w:pPr>
      <w:r>
        <w:rPr>
          <w:sz w:val="16"/>
        </w:rPr>
        <w:t xml:space="preserve">1-4 </w:t>
      </w:r>
      <w:r>
        <w:rPr>
          <w:sz w:val="16"/>
        </w:rPr>
        <w:t>テンプレートファイル構成</w:t>
      </w:r>
    </w:p>
    <w:tbl>
      <w:tblPr>
        <w:tblStyle w:val="1-51"/>
        <w:tblW w:w="973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80"/>
        <w:gridCol w:w="2221"/>
        <w:gridCol w:w="1696"/>
        <w:gridCol w:w="3313"/>
        <w:gridCol w:w="1326"/>
      </w:tblGrid>
      <w:tr>
        <w:trPr>
          <w:cnfStyle w:val="100000000000" w:firstRow="1" w:lastRow="0" w:firstColumn="0" w:lastColumn="0" w:oddVBand="0" w:evenVBand="0" w:oddHBand="0" w:evenHBand="0" w:firstRowFirstColumn="0" w:firstRowLastColumn="0" w:lastRowFirstColumn="0" w:lastRowLastColumn="0"/>
        </w:trPr>
        <w:tc>
          <w:tcPr>
            <w:tcW w:w="1180" w:type="dxa"/>
            <w:cnfStyle w:val="001000000000" w:firstRow="0" w:lastRow="0" w:firstColumn="1" w:lastColumn="0" w:oddVBand="0" w:evenVBand="0" w:oddHBand="0" w:evenHBand="0" w:firstRowFirstColumn="0" w:firstRowLastColumn="0" w:lastRowFirstColumn="0" w:lastRowLastColumn="0"/>
            <w:tcBorders>
              <w:bottom w:val="single" w:sz="12" w:space="0" w:color="92CDDC"/>
            </w:tcBorders>
          </w:tcPr>
          <w:p>
            <w:pPr>
              <w:pStyle w:val="Normal"/>
              <w:widowControl w:val="false"/>
              <w:suppressAutoHyphens w:val="true"/>
              <w:spacing w:before="0" w:after="0"/>
              <w:ind w:left="0" w:hanging="0"/>
              <w:jc w:val="center"/>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w:t>
            </w:r>
            <w:r>
              <w:rPr>
                <w:rFonts w:eastAsia="メイリオ" w:cs=""/>
                <w:b/>
                <w:bCs/>
                <w:kern w:val="2"/>
                <w:sz w:val="18"/>
                <w:szCs w:val="18"/>
                <w:lang w:val="en-US" w:eastAsia="ja-JP" w:bidi="ar-SA"/>
              </w:rPr>
              <w:t>ID</w:t>
            </w:r>
          </w:p>
        </w:tc>
        <w:tc>
          <w:tcPr>
            <w:tcW w:w="2221" w:type="dxa"/>
            <w:tcBorders>
              <w:bottom w:val="single" w:sz="12" w:space="0" w:color="92CDDC"/>
            </w:tcBorders>
          </w:tcPr>
          <w:p>
            <w:pPr>
              <w:pStyle w:val="Normal"/>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画面名</w:t>
            </w:r>
          </w:p>
        </w:tc>
        <w:tc>
          <w:tcPr>
            <w:tcW w:w="1696" w:type="dxa"/>
            <w:tcBorders>
              <w:bottom w:val="single" w:sz="12" w:space="0" w:color="92CDDC"/>
            </w:tcBorders>
          </w:tcPr>
          <w:p>
            <w:pPr>
              <w:pStyle w:val="Normal"/>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テンプレートパス</w:t>
            </w:r>
          </w:p>
        </w:tc>
        <w:tc>
          <w:tcPr>
            <w:tcW w:w="3313" w:type="dxa"/>
            <w:tcBorders>
              <w:bottom w:val="single" w:sz="12" w:space="0" w:color="92CDDC"/>
            </w:tcBorders>
          </w:tcPr>
          <w:p>
            <w:pPr>
              <w:pStyle w:val="Normal"/>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ファイル名</w:t>
            </w:r>
          </w:p>
        </w:tc>
        <w:tc>
          <w:tcPr>
            <w:tcW w:w="1326" w:type="dxa"/>
            <w:tcBorders>
              <w:bottom w:val="single" w:sz="12" w:space="0" w:color="92CDDC"/>
            </w:tcBorders>
          </w:tcPr>
          <w:p>
            <w:pPr>
              <w:pStyle w:val="Normal"/>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レイアウト</w:t>
            </w:r>
            <w:r>
              <w:rPr>
                <w:rFonts w:eastAsia="メイリオ" w:cs=""/>
                <w:b/>
                <w:bCs/>
                <w:kern w:val="2"/>
                <w:sz w:val="18"/>
                <w:szCs w:val="18"/>
                <w:lang w:val="en-US" w:eastAsia="ja-JP" w:bidi="ar-SA"/>
              </w:rPr>
              <w:br/>
            </w:r>
            <w:r>
              <w:rPr>
                <w:rFonts w:ascii="メイリオ" w:hAnsi="メイリオ" w:cs="" w:asciiTheme="minorEastAsia" w:hAnsiTheme="minorEastAsia"/>
                <w:b/>
                <w:bCs/>
                <w:kern w:val="2"/>
                <w:sz w:val="18"/>
                <w:szCs w:val="18"/>
                <w:lang w:val="en-US" w:eastAsia="ja-JP" w:bidi="ar-SA"/>
              </w:rPr>
              <w:t>パターン</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3-3-1-3</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カテゴリ登録入力画面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/category/regist</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category_regist_input.html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3-3-2-3</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カテゴリ登録確認画面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/category/regist</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category_regist_check.html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3-3-3-3</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カテゴリ登録完了画面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/category/regist</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category_regist_complete.html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3-4-1-3</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カテゴリ変更入力画面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/category/update</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category_update_input.html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3-4-2-3</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カテゴリ変更確認画面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/category/update</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category_update_check.html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3-4-3-3</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カテゴリ変更完了画面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/category/update</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category_update_complete.html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3-5-1-3</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カテゴリ削除確認画面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/category/delete</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category_delete_check.html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3-5-2-3</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カテゴリ削除完了画面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/category/delete</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category_delete_complete.html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18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4-1-1-2</w:t>
            </w:r>
          </w:p>
        </w:tc>
        <w:tc>
          <w:tcPr>
            <w:tcW w:w="222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買い物かご画面</w:t>
            </w:r>
          </w:p>
        </w:tc>
        <w:tc>
          <w:tcPr>
            <w:tcW w:w="169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/basket</w:t>
            </w:r>
          </w:p>
        </w:tc>
        <w:tc>
          <w:tcPr>
            <w:tcW w:w="3313"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shopping_basket.html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パターン３</w:t>
            </w:r>
          </w:p>
        </w:tc>
      </w:tr>
      <w:tr>
        <w:trPr/>
        <w:tc>
          <w:tcPr>
            <w:tcW w:w="118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5-1-1-2</w:t>
            </w:r>
          </w:p>
        </w:tc>
        <w:tc>
          <w:tcPr>
            <w:tcW w:w="222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注文一覧画面</w:t>
            </w:r>
          </w:p>
        </w:tc>
        <w:tc>
          <w:tcPr>
            <w:tcW w:w="169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/order/list</w:t>
            </w:r>
          </w:p>
        </w:tc>
        <w:tc>
          <w:tcPr>
            <w:tcW w:w="3313"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order_list.html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パターン</w:t>
            </w:r>
            <w:r>
              <w:rPr>
                <w:rFonts w:eastAsia="メイリオ" w:cs=""/>
                <w:kern w:val="2"/>
                <w:sz w:val="18"/>
                <w:szCs w:val="18"/>
                <w:lang w:val="en-US" w:eastAsia="ja-JP" w:bidi="ar-SA"/>
              </w:rPr>
              <w:t>3</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5-1-1-3</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注文一覧画面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/order/list</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order_list_admin.html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18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5-2-1-2</w:t>
            </w:r>
          </w:p>
        </w:tc>
        <w:tc>
          <w:tcPr>
            <w:tcW w:w="222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注文詳細画面</w:t>
            </w:r>
          </w:p>
        </w:tc>
        <w:tc>
          <w:tcPr>
            <w:tcW w:w="169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/order/detail</w:t>
            </w:r>
          </w:p>
        </w:tc>
        <w:tc>
          <w:tcPr>
            <w:tcW w:w="3313"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ＭＳ Ｐゴシック"/>
                <w:color w:val="000000"/>
                <w:kern w:val="0"/>
                <w:sz w:val="18"/>
                <w:szCs w:val="18"/>
                <w:lang w:val="en-US" w:eastAsia="ja-JP" w:bidi="ar-SA"/>
              </w:rPr>
              <w:t>order_detail.html</w:t>
            </w:r>
          </w:p>
        </w:tc>
        <w:tc>
          <w:tcPr>
            <w:tcW w:w="1326"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パターン３</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5-2-1-3</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注文詳細画面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/order/detail</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order_detail_admin.html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パターン２</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5-3-1-2</w:t>
            </w:r>
          </w:p>
        </w:tc>
        <w:tc>
          <w:tcPr>
            <w:tcW w:w="222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届け先入力画面</w:t>
            </w:r>
          </w:p>
        </w:tc>
        <w:tc>
          <w:tcPr>
            <w:tcW w:w="169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/order/regist</w:t>
            </w:r>
          </w:p>
        </w:tc>
        <w:tc>
          <w:tcPr>
            <w:tcW w:w="3313"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order_address_input.html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パターン３</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5-3-2-2</w:t>
            </w:r>
          </w:p>
        </w:tc>
        <w:tc>
          <w:tcPr>
            <w:tcW w:w="222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支払方法選択画面</w:t>
            </w:r>
          </w:p>
        </w:tc>
        <w:tc>
          <w:tcPr>
            <w:tcW w:w="169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/order/regist</w:t>
            </w:r>
          </w:p>
        </w:tc>
        <w:tc>
          <w:tcPr>
            <w:tcW w:w="3313"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order_payment_input.html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パターン３</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5-3-3-2</w:t>
            </w:r>
          </w:p>
        </w:tc>
        <w:tc>
          <w:tcPr>
            <w:tcW w:w="222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注文登録確認画面</w:t>
            </w:r>
          </w:p>
        </w:tc>
        <w:tc>
          <w:tcPr>
            <w:tcW w:w="169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/order/regist</w:t>
            </w:r>
          </w:p>
        </w:tc>
        <w:tc>
          <w:tcPr>
            <w:tcW w:w="3313"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order_check.html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パターン３</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5-3-4-2</w:t>
            </w:r>
          </w:p>
        </w:tc>
        <w:tc>
          <w:tcPr>
            <w:tcW w:w="222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注文登録完了画面</w:t>
            </w:r>
          </w:p>
        </w:tc>
        <w:tc>
          <w:tcPr>
            <w:tcW w:w="169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/order/regist</w:t>
            </w:r>
          </w:p>
        </w:tc>
        <w:tc>
          <w:tcPr>
            <w:tcW w:w="3313"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order_complete.html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パターン３</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6-1-1-3</w:t>
              <w:br/>
              <w:t>6-1-1-4</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会員一覧画面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/user/list</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user_list.html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パターン２</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6-2-1-2</w:t>
            </w:r>
          </w:p>
        </w:tc>
        <w:tc>
          <w:tcPr>
            <w:tcW w:w="222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会員詳細画面</w:t>
            </w:r>
          </w:p>
        </w:tc>
        <w:tc>
          <w:tcPr>
            <w:tcW w:w="169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/user/detail</w:t>
            </w:r>
          </w:p>
        </w:tc>
        <w:tc>
          <w:tcPr>
            <w:tcW w:w="3313"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user_detail.html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パターン３</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6-2-1-3</w:t>
              <w:br/>
              <w:t>6-2-1-4</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会員詳細画面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/user/detail</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user_detail_admin.html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パターン２</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6-3-1-1</w:t>
            </w:r>
          </w:p>
        </w:tc>
        <w:tc>
          <w:tcPr>
            <w:tcW w:w="222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会員登録入力画面</w:t>
            </w:r>
          </w:p>
        </w:tc>
        <w:tc>
          <w:tcPr>
            <w:tcW w:w="169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/user/regist</w:t>
            </w:r>
          </w:p>
        </w:tc>
        <w:tc>
          <w:tcPr>
            <w:tcW w:w="3313"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user_regist_input.html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パターン３</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6-3-2-1</w:t>
            </w:r>
          </w:p>
        </w:tc>
        <w:tc>
          <w:tcPr>
            <w:tcW w:w="222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会員登録確認画面</w:t>
            </w:r>
          </w:p>
        </w:tc>
        <w:tc>
          <w:tcPr>
            <w:tcW w:w="169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/user/regist</w:t>
            </w:r>
          </w:p>
        </w:tc>
        <w:tc>
          <w:tcPr>
            <w:tcW w:w="3313"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user_regist_check.html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パターン３</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6-3-3-2</w:t>
            </w:r>
          </w:p>
        </w:tc>
        <w:tc>
          <w:tcPr>
            <w:tcW w:w="222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会員登録完了画面</w:t>
            </w:r>
          </w:p>
        </w:tc>
        <w:tc>
          <w:tcPr>
            <w:tcW w:w="169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/user/regist</w:t>
            </w:r>
          </w:p>
        </w:tc>
        <w:tc>
          <w:tcPr>
            <w:tcW w:w="3313"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user_regist_complete.html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パターン３</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6-3-1-3</w:t>
              <w:br/>
              <w:t>6-3-1-4</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会員登録入力画面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/user/regist</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user_regist_input_admin.html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パターン２</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6-3-2-3</w:t>
              <w:br/>
              <w:t>6-3-2-4</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会員登録確認画面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/user/regist</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user_regist_check_admin.html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パターン２</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6-3-3-3</w:t>
              <w:br/>
              <w:t>6-3-3-4</w:t>
            </w:r>
          </w:p>
        </w:tc>
        <w:tc>
          <w:tcPr>
            <w:tcW w:w="222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会員登録完了画面</w:t>
            </w:r>
          </w:p>
        </w:tc>
        <w:tc>
          <w:tcPr>
            <w:tcW w:w="169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/user/regist</w:t>
            </w:r>
          </w:p>
        </w:tc>
        <w:tc>
          <w:tcPr>
            <w:tcW w:w="3313"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user_regist_complete_admin.html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パターン２</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6-4-1-2</w:t>
            </w:r>
          </w:p>
        </w:tc>
        <w:tc>
          <w:tcPr>
            <w:tcW w:w="222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会員変更入力画面</w:t>
            </w:r>
          </w:p>
        </w:tc>
        <w:tc>
          <w:tcPr>
            <w:tcW w:w="169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w:t>
            </w:r>
          </w:p>
        </w:tc>
        <w:tc>
          <w:tcPr>
            <w:tcW w:w="3313"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user_update_input.html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パターン３</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6-4-2-2</w:t>
            </w:r>
          </w:p>
        </w:tc>
        <w:tc>
          <w:tcPr>
            <w:tcW w:w="222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会員変更確認画面</w:t>
            </w:r>
          </w:p>
        </w:tc>
        <w:tc>
          <w:tcPr>
            <w:tcW w:w="169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w:t>
            </w:r>
          </w:p>
        </w:tc>
        <w:tc>
          <w:tcPr>
            <w:tcW w:w="3313"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user_update_check.html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パターン３</w:t>
            </w:r>
          </w:p>
        </w:tc>
      </w:tr>
      <w:tr>
        <w:trPr/>
        <w:tc>
          <w:tcPr>
            <w:tcW w:w="1180"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6-4-3-2</w:t>
            </w:r>
          </w:p>
        </w:tc>
        <w:tc>
          <w:tcPr>
            <w:tcW w:w="222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会員変更完了画面</w:t>
            </w:r>
          </w:p>
        </w:tc>
        <w:tc>
          <w:tcPr>
            <w:tcW w:w="169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w:t>
            </w:r>
          </w:p>
        </w:tc>
        <w:tc>
          <w:tcPr>
            <w:tcW w:w="3313"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user_update_complete.html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パターン３</w:t>
            </w:r>
          </w:p>
        </w:tc>
      </w:tr>
    </w:tbl>
    <w:p>
      <w:pPr>
        <w:pStyle w:val="Normal"/>
        <w:widowControl/>
        <w:spacing w:lineRule="auto" w:line="240"/>
        <w:ind w:left="0" w:hanging="0"/>
        <w:jc w:val="left"/>
        <w:rPr/>
      </w:pPr>
      <w:r>
        <w:rPr/>
      </w:r>
      <w:r>
        <w:br w:type="page"/>
      </w:r>
    </w:p>
    <w:p>
      <w:pPr>
        <w:pStyle w:val="Normal"/>
        <w:widowControl/>
        <w:spacing w:lineRule="auto" w:line="240"/>
        <w:ind w:left="0" w:hanging="0"/>
        <w:jc w:val="left"/>
        <w:rPr/>
      </w:pPr>
      <w:r>
        <w:rPr/>
      </w:r>
    </w:p>
    <w:p>
      <w:pPr>
        <w:pStyle w:val="Normal"/>
        <w:widowControl/>
        <w:spacing w:lineRule="auto" w:line="240"/>
        <w:ind w:left="0" w:hanging="0"/>
        <w:jc w:val="right"/>
        <w:rPr/>
      </w:pPr>
      <w:r>
        <w:rPr>
          <w:sz w:val="16"/>
        </w:rPr>
        <w:t xml:space="preserve">1-4 </w:t>
      </w:r>
      <w:r>
        <w:rPr>
          <w:sz w:val="16"/>
        </w:rPr>
        <w:t>テンプレートファイル構成</w:t>
      </w:r>
    </w:p>
    <w:tbl>
      <w:tblPr>
        <w:tblStyle w:val="1-51"/>
        <w:tblW w:w="973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45"/>
        <w:gridCol w:w="1879"/>
        <w:gridCol w:w="1826"/>
        <w:gridCol w:w="3460"/>
        <w:gridCol w:w="1326"/>
      </w:tblGrid>
      <w:tr>
        <w:trPr>
          <w:cnfStyle w:val="100000000000" w:firstRow="1" w:lastRow="0" w:firstColumn="0" w:lastColumn="0" w:oddVBand="0" w:evenVBand="0" w:oddHBand="0" w:evenHBand="0" w:firstRowFirstColumn="0" w:firstRowLastColumn="0" w:lastRowFirstColumn="0" w:lastRowLastColumn="0"/>
        </w:trPr>
        <w:tc>
          <w:tcPr>
            <w:tcW w:w="1245" w:type="dxa"/>
            <w:cnfStyle w:val="001000000000" w:firstRow="0" w:lastRow="0" w:firstColumn="1" w:lastColumn="0" w:oddVBand="0" w:evenVBand="0" w:oddHBand="0" w:evenHBand="0" w:firstRowFirstColumn="0" w:firstRowLastColumn="0" w:lastRowFirstColumn="0" w:lastRowLastColumn="0"/>
            <w:tcBorders>
              <w:bottom w:val="single" w:sz="12" w:space="0" w:color="92CDDC"/>
            </w:tcBorders>
          </w:tcPr>
          <w:p>
            <w:pPr>
              <w:pStyle w:val="Normal"/>
              <w:widowControl w:val="false"/>
              <w:suppressAutoHyphens w:val="true"/>
              <w:spacing w:before="0" w:after="0"/>
              <w:ind w:left="0" w:hanging="0"/>
              <w:jc w:val="center"/>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w:t>
            </w:r>
            <w:r>
              <w:rPr>
                <w:rFonts w:eastAsia="メイリオ" w:cs=""/>
                <w:b/>
                <w:bCs/>
                <w:kern w:val="2"/>
                <w:sz w:val="18"/>
                <w:szCs w:val="18"/>
                <w:lang w:val="en-US" w:eastAsia="ja-JP" w:bidi="ar-SA"/>
              </w:rPr>
              <w:t>ID</w:t>
            </w:r>
          </w:p>
        </w:tc>
        <w:tc>
          <w:tcPr>
            <w:tcW w:w="1879" w:type="dxa"/>
            <w:tcBorders>
              <w:bottom w:val="single" w:sz="12" w:space="0" w:color="92CDDC"/>
            </w:tcBorders>
          </w:tcPr>
          <w:p>
            <w:pPr>
              <w:pStyle w:val="Normal"/>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画面名</w:t>
            </w:r>
          </w:p>
        </w:tc>
        <w:tc>
          <w:tcPr>
            <w:tcW w:w="1826" w:type="dxa"/>
            <w:tcBorders>
              <w:bottom w:val="single" w:sz="12" w:space="0" w:color="92CDDC"/>
            </w:tcBorders>
          </w:tcPr>
          <w:p>
            <w:pPr>
              <w:pStyle w:val="Normal"/>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テンプレートパス</w:t>
            </w:r>
          </w:p>
        </w:tc>
        <w:tc>
          <w:tcPr>
            <w:tcW w:w="3460" w:type="dxa"/>
            <w:tcBorders>
              <w:bottom w:val="single" w:sz="12" w:space="0" w:color="92CDDC"/>
            </w:tcBorders>
          </w:tcPr>
          <w:p>
            <w:pPr>
              <w:pStyle w:val="Normal"/>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ファイル名</w:t>
            </w:r>
          </w:p>
        </w:tc>
        <w:tc>
          <w:tcPr>
            <w:tcW w:w="1326" w:type="dxa"/>
            <w:tcBorders>
              <w:bottom w:val="single" w:sz="12" w:space="0" w:color="92CDDC"/>
            </w:tcBorders>
          </w:tcPr>
          <w:p>
            <w:pPr>
              <w:pStyle w:val="Normal"/>
              <w:widowControl w:val="false"/>
              <w:suppressAutoHyphens w:val="true"/>
              <w:spacing w:before="0" w:after="0"/>
              <w:ind w:left="0" w:hanging="0"/>
              <w:jc w:val="center"/>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レイアウト</w:t>
            </w:r>
            <w:r>
              <w:rPr>
                <w:rFonts w:eastAsia="メイリオ" w:cs=""/>
                <w:b/>
                <w:bCs/>
                <w:kern w:val="2"/>
                <w:sz w:val="18"/>
                <w:szCs w:val="18"/>
                <w:lang w:val="en-US" w:eastAsia="ja-JP" w:bidi="ar-SA"/>
              </w:rPr>
              <w:br/>
            </w:r>
            <w:r>
              <w:rPr>
                <w:rFonts w:ascii="メイリオ" w:hAnsi="メイリオ" w:cs="" w:asciiTheme="minorEastAsia" w:hAnsiTheme="minorEastAsia"/>
                <w:b/>
                <w:bCs/>
                <w:kern w:val="2"/>
                <w:sz w:val="18"/>
                <w:szCs w:val="18"/>
                <w:lang w:val="en-US" w:eastAsia="ja-JP" w:bidi="ar-SA"/>
              </w:rPr>
              <w:t>パターン</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6-4-1-3</w:t>
              <w:br/>
              <w:t>6-4-1-4</w:t>
            </w:r>
          </w:p>
        </w:tc>
        <w:tc>
          <w:tcPr>
            <w:tcW w:w="1879"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会員変更入力画面</w:t>
            </w:r>
          </w:p>
        </w:tc>
        <w:tc>
          <w:tcPr>
            <w:tcW w:w="18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w:t>
            </w:r>
          </w:p>
        </w:tc>
        <w:tc>
          <w:tcPr>
            <w:tcW w:w="3460"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user_update_input_admin.html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パターン２</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6-4-2-3</w:t>
              <w:br/>
              <w:t>6-4-2-4</w:t>
            </w:r>
          </w:p>
        </w:tc>
        <w:tc>
          <w:tcPr>
            <w:tcW w:w="1879"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会員変更確認画面</w:t>
            </w:r>
          </w:p>
        </w:tc>
        <w:tc>
          <w:tcPr>
            <w:tcW w:w="18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w:t>
            </w:r>
          </w:p>
        </w:tc>
        <w:tc>
          <w:tcPr>
            <w:tcW w:w="3460"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user_update_check_admin.html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パターン２</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6-4-3-3</w:t>
              <w:br/>
              <w:t>6-4-3-4</w:t>
            </w:r>
          </w:p>
        </w:tc>
        <w:tc>
          <w:tcPr>
            <w:tcW w:w="1879"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会員変更完了画面</w:t>
            </w:r>
          </w:p>
        </w:tc>
        <w:tc>
          <w:tcPr>
            <w:tcW w:w="18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w:t>
            </w:r>
          </w:p>
        </w:tc>
        <w:tc>
          <w:tcPr>
            <w:tcW w:w="3460"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user_update_complete_admin.html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パターン２</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6-5-1-2</w:t>
            </w:r>
          </w:p>
        </w:tc>
        <w:tc>
          <w:tcPr>
            <w:tcW w:w="1879"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会員削除確認画面</w:t>
            </w:r>
          </w:p>
        </w:tc>
        <w:tc>
          <w:tcPr>
            <w:tcW w:w="18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/user/delete</w:t>
            </w:r>
          </w:p>
        </w:tc>
        <w:tc>
          <w:tcPr>
            <w:tcW w:w="3460"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user_delete_check.html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パターン３</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6-5-2-1</w:t>
            </w:r>
          </w:p>
        </w:tc>
        <w:tc>
          <w:tcPr>
            <w:tcW w:w="1879"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会員削除完了画面</w:t>
            </w:r>
          </w:p>
        </w:tc>
        <w:tc>
          <w:tcPr>
            <w:tcW w:w="18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/user/delete</w:t>
            </w:r>
          </w:p>
        </w:tc>
        <w:tc>
          <w:tcPr>
            <w:tcW w:w="3460"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user_delete_complete.html</w:t>
            </w:r>
          </w:p>
        </w:tc>
        <w:tc>
          <w:tcPr>
            <w:tcW w:w="1326"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パターン３</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6-5-1-3</w:t>
              <w:br/>
              <w:t>6-5-1-4</w:t>
            </w:r>
          </w:p>
        </w:tc>
        <w:tc>
          <w:tcPr>
            <w:tcW w:w="1879"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会員削除確認画面</w:t>
            </w:r>
          </w:p>
        </w:tc>
        <w:tc>
          <w:tcPr>
            <w:tcW w:w="18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/user/delete</w:t>
            </w:r>
          </w:p>
        </w:tc>
        <w:tc>
          <w:tcPr>
            <w:tcW w:w="3460"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user_delete_check_admin.html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w:t>
            </w:r>
            <w:r>
              <w:rPr>
                <w:rFonts w:eastAsia="メイリオ" w:cs="ＭＳ Ｐゴシック"/>
                <w:color w:val="000000"/>
                <w:kern w:val="0"/>
                <w:sz w:val="18"/>
                <w:szCs w:val="18"/>
                <w:lang w:val="en-US" w:eastAsia="ja-JP" w:bidi="ar-SA"/>
              </w:rPr>
              <w:t>2</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6-5-2-3</w:t>
              <w:br/>
              <w:t>6-5-1-4</w:t>
            </w:r>
          </w:p>
        </w:tc>
        <w:tc>
          <w:tcPr>
            <w:tcW w:w="1879"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会員削除完了画面</w:t>
            </w:r>
          </w:p>
        </w:tc>
        <w:tc>
          <w:tcPr>
            <w:tcW w:w="18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/user/delete</w:t>
            </w:r>
          </w:p>
        </w:tc>
        <w:tc>
          <w:tcPr>
            <w:tcW w:w="3460"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user_delete_complete_admin.html</w:t>
            </w:r>
          </w:p>
        </w:tc>
        <w:tc>
          <w:tcPr>
            <w:tcW w:w="1326"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パターン２</w:t>
            </w:r>
          </w:p>
        </w:tc>
      </w:tr>
      <w:tr>
        <w:trPr/>
        <w:tc>
          <w:tcPr>
            <w:tcW w:w="1245" w:type="dxa"/>
            <w:cnfStyle w:val="001000000000" w:firstRow="0" w:lastRow="0" w:firstColumn="1" w:lastColumn="0" w:oddVBand="0" w:evenVBand="0" w:oddHBand="0" w:evenHBand="0" w:firstRowFirstColumn="0" w:firstRowLastColumn="0" w:lastRowFirstColumn="0" w:lastRowLastColumn="0"/>
            <w:tcBorders/>
            <w:shd w:color="auto" w:fill="4BACC6" w:themeFill="accent5"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asciiTheme="minorEastAsia" w:hAnsiTheme="minorEastAsia"/>
                <w:b/>
                <w:bCs/>
                <w:sz w:val="18"/>
                <w:szCs w:val="18"/>
              </w:rPr>
              <w:t>7-1-1-2</w:t>
            </w:r>
          </w:p>
        </w:tc>
        <w:tc>
          <w:tcPr>
            <w:tcW w:w="1879" w:type="dxa"/>
            <w:tcBorders/>
            <w:shd w:color="auto" w:fill="4BACC6" w:themeFill="accent5"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asciiTheme="minorEastAsia" w:hAnsiTheme="minorEastAsia"/>
                <w:sz w:val="18"/>
                <w:szCs w:val="18"/>
              </w:rPr>
              <w:t>買い物かご画面</w:t>
            </w:r>
          </w:p>
        </w:tc>
        <w:tc>
          <w:tcPr>
            <w:tcW w:w="1826" w:type="dxa"/>
            <w:tcBorders/>
            <w:shd w:color="auto" w:fill="4BACC6" w:themeFill="accent5"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Theme="minorEastAsia" w:hAnsiTheme="minorEastAsia"/>
                <w:sz w:val="18"/>
                <w:szCs w:val="18"/>
              </w:rPr>
              <w:t>/basket</w:t>
            </w:r>
          </w:p>
        </w:tc>
        <w:tc>
          <w:tcPr>
            <w:tcW w:w="3460" w:type="dxa"/>
            <w:tcBorders/>
            <w:shd w:color="auto" w:fill="4BACC6" w:themeFill="accent5"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Theme="minorEastAsia" w:hAnsiTheme="minorEastAsia"/>
                <w:sz w:val="18"/>
                <w:szCs w:val="18"/>
              </w:rPr>
              <w:t>shopping_basket.html</w:t>
            </w:r>
          </w:p>
        </w:tc>
        <w:tc>
          <w:tcPr>
            <w:tcW w:w="1326" w:type="dxa"/>
            <w:tcBorders/>
            <w:shd w:color="auto" w:fill="4BACC6" w:themeFill="accent5"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rPr>
              <w:t>パターン</w:t>
            </w:r>
            <w:r>
              <w:rPr>
                <w:rFonts w:cs="ＭＳ Ｐゴシック"/>
                <w:color w:val="000000"/>
                <w:kern w:val="0"/>
                <w:sz w:val="18"/>
                <w:szCs w:val="18"/>
              </w:rPr>
              <w:t>3</w:t>
            </w:r>
          </w:p>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cs="ＭＳ Ｐゴシック"/>
                <w:color w:val="000000"/>
                <w:kern w:val="0"/>
                <w:sz w:val="18"/>
                <w:szCs w:val="18"/>
              </w:rPr>
            </w:r>
          </w:p>
        </w:tc>
      </w:tr>
    </w:tbl>
    <w:p>
      <w:pPr>
        <w:pStyle w:val="Normal"/>
        <w:ind w:left="765" w:hanging="0"/>
        <w:rPr/>
      </w:pPr>
      <w:r>
        <w:rPr/>
        <w:t>※▲</w:t>
      </w:r>
      <w:r>
        <w:rPr/>
        <w:t>オリジナル機能の追記すること</w:t>
      </w:r>
    </w:p>
    <w:p>
      <w:pPr>
        <w:pStyle w:val="Normal"/>
        <w:widowControl/>
        <w:spacing w:lineRule="auto" w:line="240"/>
        <w:ind w:left="0" w:hanging="0"/>
        <w:jc w:val="left"/>
        <w:rPr/>
      </w:pPr>
      <w:r>
        <w:rPr/>
      </w:r>
      <w:r>
        <w:br w:type="page"/>
      </w:r>
    </w:p>
    <w:p>
      <w:pPr>
        <w:pStyle w:val="2"/>
        <w:spacing w:before="0" w:after="145"/>
        <w:rPr/>
      </w:pPr>
      <w:r>
        <w:rPr/>
        <w:t xml:space="preserve"> </w:t>
      </w:r>
      <w:bookmarkStart w:id="6" w:name="_Toc64295487"/>
      <w:r>
        <w:rPr/>
        <w:t>URL</w:t>
      </w:r>
      <w:r>
        <w:rPr/>
        <w:t>一覧★（※水色の欄は追記が必要）</w:t>
      </w:r>
      <w:bookmarkEnd w:id="6"/>
    </w:p>
    <w:p>
      <w:pPr>
        <w:pStyle w:val="Normal"/>
        <w:ind w:left="764" w:hanging="382"/>
        <w:rPr/>
      </w:pPr>
      <w:r>
        <w:rPr/>
        <w:t>・</w:t>
      </w:r>
      <w:r>
        <w:rPr/>
        <w:t>http://localhost:55000/shared_shop/</w:t>
      </w:r>
      <w:r>
        <w:rPr/>
        <w:t>に続くパス名の一覧を下記に示す</w:t>
      </w:r>
    </w:p>
    <w:p>
      <w:pPr>
        <w:pStyle w:val="Normal"/>
        <w:rPr/>
      </w:pPr>
      <w:r>
        <w:rPr/>
        <w:t>・テンプレートの</w:t>
      </w:r>
      <w:r>
        <w:rPr/>
        <w:t>form</w:t>
      </w:r>
      <w:r>
        <w:rPr/>
        <w:t>タグの</w:t>
      </w:r>
      <w:r>
        <w:rPr/>
        <w:t>action</w:t>
      </w:r>
      <w:r>
        <w:rPr/>
        <w:t>属性や</w:t>
      </w:r>
      <w:r>
        <w:rPr/>
        <w:t>a</w:t>
      </w:r>
      <w:r>
        <w:rPr/>
        <w:t>タグの</w:t>
      </w:r>
      <w:r>
        <w:rPr/>
        <w:t>href</w:t>
      </w:r>
      <w:r>
        <w:rPr/>
        <w:t>属性に指定する</w:t>
      </w:r>
    </w:p>
    <w:p>
      <w:pPr>
        <w:pStyle w:val="Normal"/>
        <w:rPr/>
      </w:pPr>
      <w:r>
        <w:rPr/>
        <w:t>・指定されたパスと処理を対応づけるために＠</w:t>
      </w:r>
      <w:r>
        <w:rPr/>
        <w:t>RequestMapping</w:t>
      </w:r>
      <w:r>
        <w:rPr/>
        <w:t>を利用し、コントローラクラスのメソッドとパス名を紐づける</w:t>
      </w:r>
    </w:p>
    <w:p>
      <w:pPr>
        <w:pStyle w:val="Normal"/>
        <w:rPr/>
      </w:pPr>
      <w:r>
        <w:rPr/>
        <w:t>・該当するボタンやリンクに付与される</w:t>
      </w:r>
      <w:r>
        <w:rPr/>
        <w:t>URL</w:t>
      </w:r>
      <w:r>
        <w:rPr/>
        <w:t>の形式をあらわしている</w:t>
      </w:r>
    </w:p>
    <w:p>
      <w:pPr>
        <w:pStyle w:val="Normal"/>
        <w:ind w:left="382" w:hanging="0"/>
        <w:jc w:val="right"/>
        <w:rPr>
          <w:sz w:val="16"/>
        </w:rPr>
      </w:pPr>
      <w:r>
        <w:rPr>
          <w:sz w:val="16"/>
        </w:rPr>
        <w:t>「</w:t>
      </w:r>
      <w:r>
        <w:rPr>
          <w:sz w:val="16"/>
        </w:rPr>
        <w:t>xxxx</w:t>
      </w:r>
      <w:r>
        <w:rPr>
          <w:sz w:val="16"/>
        </w:rPr>
        <w:t>」：固定値、</w:t>
      </w:r>
      <w:r>
        <w:rPr>
          <w:sz w:val="16"/>
        </w:rPr>
        <w:t>{xxxx}</w:t>
      </w:r>
      <w:r>
        <w:rPr>
          <w:sz w:val="16"/>
        </w:rPr>
        <w:t>：可変値</w:t>
      </w:r>
    </w:p>
    <w:tbl>
      <w:tblPr>
        <w:tblStyle w:val="1-51"/>
        <w:tblW w:w="991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45"/>
        <w:gridCol w:w="2487"/>
        <w:gridCol w:w="2810"/>
        <w:gridCol w:w="2584"/>
        <w:gridCol w:w="992"/>
      </w:tblGrid>
      <w:tr>
        <w:trPr>
          <w:cnfStyle w:val="100000000000" w:firstRow="1" w:lastRow="0" w:firstColumn="0" w:lastColumn="0" w:oddVBand="0" w:evenVBand="0" w:oddHBand="0" w:evenHBand="0" w:firstRowFirstColumn="0" w:firstRowLastColumn="0" w:lastRowFirstColumn="0" w:lastRowLastColumn="0"/>
        </w:trPr>
        <w:tc>
          <w:tcPr>
            <w:tcW w:w="1045" w:type="dxa"/>
            <w:cnfStyle w:val="001000000000" w:firstRow="0" w:lastRow="0" w:firstColumn="1" w:lastColumn="0" w:oddVBand="0" w:evenVBand="0" w:oddHBand="0" w:evenHBand="0" w:firstRowFirstColumn="0" w:firstRowLastColumn="0" w:lastRowFirstColumn="0" w:lastRowLastColumn="0"/>
            <w:tcBorders>
              <w:bottom w:val="single" w:sz="12" w:space="0" w:color="92CDDC"/>
            </w:tcBorders>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w:t>
            </w:r>
            <w:r>
              <w:rPr>
                <w:rFonts w:eastAsia="メイリオ" w:cs=""/>
                <w:b/>
                <w:bCs/>
                <w:kern w:val="2"/>
                <w:sz w:val="18"/>
                <w:szCs w:val="18"/>
                <w:lang w:val="en-US" w:eastAsia="ja-JP" w:bidi="ar-SA"/>
              </w:rPr>
              <w:t>ID</w:t>
            </w:r>
          </w:p>
        </w:tc>
        <w:tc>
          <w:tcPr>
            <w:tcW w:w="2487" w:type="dxa"/>
            <w:tcBorders>
              <w:bottom w:val="single" w:sz="12" w:space="0" w:color="92CDDC"/>
            </w:tcBorders>
          </w:tcPr>
          <w:p>
            <w:pPr>
              <w:pStyle w:val="Normal"/>
              <w:widowControl w:val="false"/>
              <w:suppressAutoHyphens w:val="true"/>
              <w:spacing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画面名・部品名</w:t>
            </w:r>
          </w:p>
        </w:tc>
        <w:tc>
          <w:tcPr>
            <w:tcW w:w="2810" w:type="dxa"/>
            <w:tcBorders>
              <w:bottom w:val="single" w:sz="12" w:space="0" w:color="92CDDC"/>
            </w:tcBorders>
          </w:tcPr>
          <w:p>
            <w:pPr>
              <w:pStyle w:val="Normal"/>
              <w:widowControl w:val="false"/>
              <w:suppressAutoHyphens w:val="true"/>
              <w:spacing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テンプレート内指定箇所</w:t>
            </w:r>
          </w:p>
        </w:tc>
        <w:tc>
          <w:tcPr>
            <w:tcW w:w="2584" w:type="dxa"/>
            <w:tcBorders>
              <w:bottom w:val="single" w:sz="12" w:space="0" w:color="92CDDC"/>
            </w:tcBorders>
          </w:tcPr>
          <w:p>
            <w:pPr>
              <w:pStyle w:val="Normal"/>
              <w:widowControl w:val="false"/>
              <w:suppressAutoHyphens w:val="true"/>
              <w:spacing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パス名</w:t>
            </w:r>
          </w:p>
        </w:tc>
        <w:tc>
          <w:tcPr>
            <w:tcW w:w="992" w:type="dxa"/>
            <w:tcBorders>
              <w:bottom w:val="single" w:sz="12" w:space="0" w:color="92CDDC"/>
            </w:tcBorders>
          </w:tcPr>
          <w:p>
            <w:pPr>
              <w:pStyle w:val="Normal"/>
              <w:widowControl w:val="false"/>
              <w:suppressAutoHyphens w:val="true"/>
              <w:spacing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メソッド</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ヘッダ</w:t>
            </w:r>
          </w:p>
        </w:tc>
        <w:tc>
          <w:tcPr>
            <w:tcW w:w="2810"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「ログイン」リンク</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/login</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ascii="メイリオ" w:hAnsi="メイリオ" w:cs="" w:asciiTheme="minorEastAsia" w:hAnsiTheme="minorEastAsia"/>
                <w:b/>
                <w:bCs/>
                <w:kern w:val="2"/>
                <w:sz w:val="18"/>
                <w:szCs w:val="18"/>
                <w:lang w:val="en-US" w:eastAsia="ja-JP" w:bidi="ar-SA"/>
              </w:rPr>
              <w:t>－</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ヘッダ</w:t>
            </w:r>
          </w:p>
        </w:tc>
        <w:tc>
          <w:tcPr>
            <w:tcW w:w="2810"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「新規会員登録」リンク</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/user/regist/input</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ascii="メイリオ" w:hAnsi="メイリオ" w:cs="" w:asciiTheme="minorEastAsia" w:hAnsiTheme="minorEastAsia"/>
                <w:b/>
                <w:bCs/>
                <w:kern w:val="2"/>
                <w:sz w:val="18"/>
                <w:szCs w:val="18"/>
                <w:lang w:val="en-US" w:eastAsia="ja-JP" w:bidi="ar-SA"/>
              </w:rPr>
              <w:t>－</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ヘッダ</w:t>
            </w:r>
            <w:r>
              <w:rPr>
                <w:rFonts w:eastAsia="メイリオ" w:cs=""/>
                <w:kern w:val="2"/>
                <w:sz w:val="18"/>
                <w:szCs w:val="18"/>
                <w:lang w:val="en-US" w:eastAsia="ja-JP" w:bidi="ar-SA"/>
              </w:rPr>
              <w:t>(</w:t>
            </w:r>
            <w:r>
              <w:rPr>
                <w:rFonts w:ascii="メイリオ" w:hAnsi="メイリオ" w:cs="" w:asciiTheme="minorEastAsia" w:hAnsiTheme="minorEastAsia"/>
                <w:kern w:val="2"/>
                <w:sz w:val="18"/>
                <w:szCs w:val="18"/>
                <w:lang w:val="en-US" w:eastAsia="ja-JP" w:bidi="ar-SA"/>
              </w:rPr>
              <w:t>一般会員</w:t>
            </w:r>
            <w:r>
              <w:rPr>
                <w:rFonts w:eastAsia="メイリオ" w:cs=""/>
                <w:kern w:val="2"/>
                <w:sz w:val="18"/>
                <w:szCs w:val="18"/>
                <w:lang w:val="en-US" w:eastAsia="ja-JP" w:bidi="ar-SA"/>
              </w:rPr>
              <w:t>)</w:t>
            </w:r>
          </w:p>
        </w:tc>
        <w:tc>
          <w:tcPr>
            <w:tcW w:w="2810"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r>
              <w:rPr>
                <w:rFonts w:ascii="メイリオ" w:hAnsi="メイリオ" w:cs="" w:asciiTheme="minorEastAsia" w:hAnsiTheme="minorEastAsia"/>
                <w:kern w:val="2"/>
                <w:sz w:val="18"/>
                <w:szCs w:val="18"/>
                <w:lang w:val="en-US" w:eastAsia="ja-JP" w:bidi="ar-SA"/>
              </w:rPr>
              <w:t>会員氏名</w:t>
            </w:r>
            <w:r>
              <w:rPr>
                <w:rFonts w:eastAsia="メイリオ" w:cs=""/>
                <w:kern w:val="2"/>
                <w:sz w:val="18"/>
                <w:szCs w:val="18"/>
                <w:lang w:val="en-US" w:eastAsia="ja-JP" w:bidi="ar-SA"/>
              </w:rPr>
              <w:t xml:space="preserve">} </w:t>
            </w:r>
            <w:r>
              <w:rPr>
                <w:rFonts w:ascii="メイリオ" w:hAnsi="メイリオ" w:cs="" w:asciiTheme="minorEastAsia" w:hAnsiTheme="minorEastAsia"/>
                <w:kern w:val="2"/>
                <w:sz w:val="18"/>
                <w:szCs w:val="18"/>
                <w:lang w:val="en-US" w:eastAsia="ja-JP" w:bidi="ar-SA"/>
              </w:rPr>
              <w:t>リンク</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/user/detail</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ヘッダ</w:t>
            </w:r>
          </w:p>
        </w:tc>
        <w:tc>
          <w:tcPr>
            <w:tcW w:w="2810"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「ログアウト」リンク</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/logout</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369" w:hRule="atLeast"/>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ascii="メイリオ" w:hAnsi="メイリオ" w:cs="" w:asciiTheme="minorEastAsia" w:hAnsiTheme="minorEastAsia"/>
                <w:b/>
                <w:bCs/>
                <w:kern w:val="2"/>
                <w:sz w:val="18"/>
                <w:szCs w:val="18"/>
                <w:lang w:val="en-US" w:eastAsia="ja-JP" w:bidi="ar-SA"/>
              </w:rPr>
              <w:t>－</w:t>
            </w:r>
          </w:p>
        </w:tc>
        <w:tc>
          <w:tcPr>
            <w:tcW w:w="2487"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ヘッダ</w:t>
            </w:r>
            <w:r>
              <w:rPr>
                <w:rFonts w:eastAsia="メイリオ" w:cs=""/>
                <w:kern w:val="2"/>
                <w:sz w:val="18"/>
                <w:szCs w:val="18"/>
                <w:lang w:val="en-US" w:eastAsia="ja-JP" w:bidi="ar-SA"/>
              </w:rPr>
              <w:br/>
            </w:r>
            <w:r>
              <w:rPr>
                <w:rFonts w:eastAsia="メイリオ" w:cs=""/>
                <w:kern w:val="2"/>
                <w:sz w:val="16"/>
                <w:szCs w:val="18"/>
                <w:lang w:val="en-US" w:eastAsia="ja-JP" w:bidi="ar-SA"/>
              </w:rPr>
              <w:t>(</w:t>
            </w:r>
            <w:r>
              <w:rPr>
                <w:rFonts w:ascii="メイリオ" w:hAnsi="メイリオ" w:cs="" w:asciiTheme="minorEastAsia" w:hAnsiTheme="minorEastAsia"/>
                <w:kern w:val="2"/>
                <w:sz w:val="16"/>
                <w:szCs w:val="18"/>
                <w:lang w:val="en-US" w:eastAsia="ja-JP" w:bidi="ar-SA"/>
              </w:rPr>
              <w:t>運用管理者・システム管理者</w:t>
            </w:r>
            <w:r>
              <w:rPr>
                <w:rFonts w:eastAsia="メイリオ" w:cs=""/>
                <w:kern w:val="2"/>
                <w:sz w:val="16"/>
                <w:szCs w:val="18"/>
                <w:lang w:val="en-US" w:eastAsia="ja-JP" w:bidi="ar-SA"/>
              </w:rPr>
              <w:t>)</w:t>
            </w:r>
          </w:p>
        </w:tc>
        <w:tc>
          <w:tcPr>
            <w:tcW w:w="2810" w:type="dxa"/>
            <w:tcBorders/>
          </w:tcPr>
          <w:p>
            <w:pPr>
              <w:pStyle w:val="Normal"/>
              <w:widowControl w:val="false"/>
              <w:suppressAutoHyphens w:val="tru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r>
              <w:rPr>
                <w:rFonts w:ascii="メイリオ" w:hAnsi="メイリオ" w:cs="" w:asciiTheme="minorEastAsia" w:hAnsiTheme="minorEastAsia"/>
                <w:kern w:val="2"/>
                <w:sz w:val="18"/>
                <w:szCs w:val="18"/>
                <w:lang w:val="en-US" w:eastAsia="ja-JP" w:bidi="ar-SA"/>
              </w:rPr>
              <w:t>会員氏名</w:t>
            </w:r>
            <w:r>
              <w:rPr>
                <w:rFonts w:eastAsia="メイリオ" w:cs=""/>
                <w:kern w:val="2"/>
                <w:sz w:val="18"/>
                <w:szCs w:val="18"/>
                <w:lang w:val="en-US" w:eastAsia="ja-JP" w:bidi="ar-SA"/>
              </w:rPr>
              <w:t xml:space="preserve">} </w:t>
            </w:r>
            <w:r>
              <w:rPr>
                <w:rFonts w:ascii="メイリオ" w:hAnsi="メイリオ" w:cs="" w:asciiTheme="minorEastAsia" w:hAnsiTheme="minorEastAsia"/>
                <w:kern w:val="2"/>
                <w:sz w:val="18"/>
                <w:szCs w:val="18"/>
                <w:lang w:val="en-US" w:eastAsia="ja-JP" w:bidi="ar-SA"/>
              </w:rPr>
              <w:t>リンク</w:t>
            </w:r>
          </w:p>
        </w:tc>
        <w:tc>
          <w:tcPr>
            <w:tcW w:w="2584" w:type="dxa"/>
            <w:tcBorders/>
          </w:tcPr>
          <w:p>
            <w:pPr>
              <w:pStyle w:val="Normal"/>
              <w:widowControl w:val="false"/>
              <w:suppressAutoHyphens w:val="tru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/user/detail/admin/{id}</w:t>
            </w:r>
          </w:p>
        </w:tc>
        <w:tc>
          <w:tcPr>
            <w:tcW w:w="992" w:type="dxa"/>
            <w:tcBorders/>
          </w:tcPr>
          <w:p>
            <w:pPr>
              <w:pStyle w:val="Normal"/>
              <w:widowControl w:val="false"/>
              <w:suppressAutoHyphens w:val="tru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ascii="メイリオ" w:hAnsi="メイリオ" w:cs="" w:asciiTheme="minorEastAsia" w:hAnsiTheme="minorEastAsia"/>
                <w:b/>
                <w:bCs/>
                <w:kern w:val="2"/>
                <w:sz w:val="18"/>
                <w:szCs w:val="18"/>
                <w:lang w:val="en-US" w:eastAsia="ja-JP" w:bidi="ar-SA"/>
              </w:rPr>
              <w:t>－</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ナビゲーションバー</w:t>
            </w:r>
          </w:p>
        </w:tc>
        <w:tc>
          <w:tcPr>
            <w:tcW w:w="2810"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「トップ」リンク</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ascii="メイリオ" w:hAnsi="メイリオ" w:cs="" w:asciiTheme="minorEastAsia" w:hAnsiTheme="minorEastAsia"/>
                <w:b/>
                <w:bCs/>
                <w:kern w:val="2"/>
                <w:sz w:val="18"/>
                <w:szCs w:val="18"/>
                <w:lang w:val="en-US" w:eastAsia="ja-JP" w:bidi="ar-SA"/>
              </w:rPr>
              <w:t>－</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ナビゲーションバー</w:t>
            </w:r>
          </w:p>
        </w:tc>
        <w:tc>
          <w:tcPr>
            <w:tcW w:w="2810"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「新着一覧」リンク</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/item/list/1</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ascii="メイリオ" w:hAnsi="メイリオ" w:cs="" w:asciiTheme="minorEastAsia" w:hAnsiTheme="minorEastAsia"/>
                <w:b/>
                <w:bCs/>
                <w:kern w:val="2"/>
                <w:sz w:val="18"/>
                <w:szCs w:val="18"/>
                <w:lang w:val="en-US" w:eastAsia="ja-JP" w:bidi="ar-SA"/>
              </w:rPr>
              <w:t>－</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ナビゲーションバー</w:t>
            </w:r>
          </w:p>
        </w:tc>
        <w:tc>
          <w:tcPr>
            <w:tcW w:w="2810"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「買い物かご」リンク</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/basket/list</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ascii="メイリオ" w:hAnsi="メイリオ" w:cs="" w:asciiTheme="minorEastAsia" w:hAnsiTheme="minorEastAsia"/>
                <w:b/>
                <w:bCs/>
                <w:kern w:val="2"/>
                <w:sz w:val="18"/>
                <w:szCs w:val="18"/>
                <w:lang w:val="en-US" w:eastAsia="ja-JP" w:bidi="ar-SA"/>
              </w:rPr>
              <w:t>－</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ナビゲーションバー</w:t>
            </w:r>
          </w:p>
        </w:tc>
        <w:tc>
          <w:tcPr>
            <w:tcW w:w="2810"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「注文一覧」リンク</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/order/list</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サイドバー</w:t>
            </w:r>
            <w:r>
              <w:rPr>
                <w:rFonts w:eastAsia="メイリオ" w:cs=""/>
                <w:kern w:val="2"/>
                <w:sz w:val="18"/>
                <w:szCs w:val="18"/>
                <w:lang w:val="en-US" w:eastAsia="ja-JP" w:bidi="ar-SA"/>
              </w:rPr>
              <w:br/>
              <w:t>(</w:t>
            </w:r>
            <w:r>
              <w:rPr>
                <w:rFonts w:ascii="メイリオ" w:hAnsi="メイリオ" w:cs="" w:asciiTheme="minorEastAsia" w:hAnsiTheme="minorEastAsia"/>
                <w:kern w:val="2"/>
                <w:sz w:val="16"/>
                <w:szCs w:val="18"/>
                <w:lang w:val="en-US" w:eastAsia="ja-JP" w:bidi="ar-SA"/>
              </w:rPr>
              <w:t>非会員・一般会員</w:t>
            </w:r>
            <w:r>
              <w:rPr>
                <w:rFonts w:eastAsia="メイリオ" w:cs=""/>
                <w:kern w:val="2"/>
                <w:sz w:val="18"/>
                <w:szCs w:val="18"/>
                <w:lang w:val="en-US" w:eastAsia="ja-JP" w:bidi="ar-SA"/>
              </w:rPr>
              <w:t>)</w:t>
            </w:r>
          </w:p>
        </w:tc>
        <w:tc>
          <w:tcPr>
            <w:tcW w:w="2810"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カテゴリ別検索「検索」ボタン</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/item/list/category/1?categoryId={</w:t>
            </w:r>
            <w:r>
              <w:rPr>
                <w:rFonts w:ascii="メイリオ" w:hAnsi="メイリオ" w:cs="" w:asciiTheme="minorEastAsia" w:hAnsiTheme="minorEastAsia"/>
                <w:kern w:val="2"/>
                <w:sz w:val="14"/>
                <w:szCs w:val="18"/>
                <w:lang w:val="en-US" w:eastAsia="ja-JP" w:bidi="ar-SA"/>
              </w:rPr>
              <w:t>カテゴリ</w:t>
            </w:r>
            <w:r>
              <w:rPr>
                <w:rFonts w:eastAsia="メイリオ" w:cs=""/>
                <w:kern w:val="2"/>
                <w:sz w:val="14"/>
                <w:szCs w:val="18"/>
                <w:lang w:val="en-US" w:eastAsia="ja-JP" w:bidi="ar-SA"/>
              </w:rPr>
              <w:t>ID</w:t>
            </w:r>
            <w:r>
              <w:rPr>
                <w:rFonts w:eastAsia="メイリオ" w:cs=""/>
                <w:kern w:val="2"/>
                <w:sz w:val="18"/>
                <w:szCs w:val="18"/>
                <w:lang w:val="en-US" w:eastAsia="ja-JP" w:bidi="ar-SA"/>
              </w:rPr>
              <w:t>}</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ascii="メイリオ" w:hAnsi="メイリオ" w:cs="" w:asciiTheme="minorEastAsia" w:hAnsiTheme="minorEastAsia"/>
                <w:b/>
                <w:bCs/>
                <w:kern w:val="2"/>
                <w:sz w:val="18"/>
                <w:szCs w:val="18"/>
                <w:lang w:val="en-US" w:eastAsia="ja-JP" w:bidi="ar-SA"/>
              </w:rPr>
              <w:t>－</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サイドバー</w:t>
            </w:r>
            <w:r>
              <w:rPr>
                <w:rFonts w:eastAsia="メイリオ" w:cs=""/>
                <w:kern w:val="2"/>
                <w:sz w:val="18"/>
                <w:szCs w:val="18"/>
                <w:lang w:val="en-US" w:eastAsia="ja-JP" w:bidi="ar-SA"/>
              </w:rPr>
              <w:t>(</w:t>
            </w:r>
            <w:r>
              <w:rPr>
                <w:rFonts w:ascii="メイリオ" w:hAnsi="メイリオ" w:cs="" w:asciiTheme="minorEastAsia" w:hAnsiTheme="minorEastAsia"/>
                <w:kern w:val="2"/>
                <w:sz w:val="16"/>
                <w:szCs w:val="18"/>
                <w:lang w:val="en-US" w:eastAsia="ja-JP" w:bidi="ar-SA"/>
              </w:rPr>
              <w:t>運用管理者</w:t>
            </w:r>
            <w:r>
              <w:rPr>
                <w:rFonts w:eastAsia="メイリオ" w:cs=""/>
                <w:kern w:val="2"/>
                <w:sz w:val="18"/>
                <w:szCs w:val="18"/>
                <w:lang w:val="en-US" w:eastAsia="ja-JP" w:bidi="ar-SA"/>
              </w:rPr>
              <w:t>)</w:t>
            </w:r>
          </w:p>
        </w:tc>
        <w:tc>
          <w:tcPr>
            <w:tcW w:w="2810"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「会員一覧表示」リンク</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/user/list</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ascii="メイリオ" w:hAnsi="メイリオ" w:cs="" w:asciiTheme="minorEastAsia" w:hAnsiTheme="minorEastAsia"/>
                <w:b/>
                <w:bCs/>
                <w:kern w:val="2"/>
                <w:sz w:val="18"/>
                <w:szCs w:val="18"/>
                <w:lang w:val="en-US" w:eastAsia="ja-JP" w:bidi="ar-SA"/>
              </w:rPr>
              <w:t>－</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サイドバー</w:t>
            </w:r>
            <w:r>
              <w:rPr>
                <w:rFonts w:eastAsia="メイリオ" w:cs=""/>
                <w:kern w:val="2"/>
                <w:sz w:val="18"/>
                <w:szCs w:val="18"/>
                <w:lang w:val="en-US" w:eastAsia="ja-JP" w:bidi="ar-SA"/>
              </w:rPr>
              <w:t>(</w:t>
            </w:r>
            <w:r>
              <w:rPr>
                <w:rFonts w:ascii="メイリオ" w:hAnsi="メイリオ" w:cs="" w:asciiTheme="minorEastAsia" w:hAnsiTheme="minorEastAsia"/>
                <w:kern w:val="2"/>
                <w:sz w:val="16"/>
                <w:szCs w:val="18"/>
                <w:lang w:val="en-US" w:eastAsia="ja-JP" w:bidi="ar-SA"/>
              </w:rPr>
              <w:t>運用管理者</w:t>
            </w:r>
            <w:r>
              <w:rPr>
                <w:rFonts w:eastAsia="メイリオ" w:cs=""/>
                <w:kern w:val="2"/>
                <w:sz w:val="18"/>
                <w:szCs w:val="18"/>
                <w:lang w:val="en-US" w:eastAsia="ja-JP" w:bidi="ar-SA"/>
              </w:rPr>
              <w:t>)</w:t>
            </w:r>
          </w:p>
        </w:tc>
        <w:tc>
          <w:tcPr>
            <w:tcW w:w="2810" w:type="dxa"/>
            <w:tcBorders/>
          </w:tcPr>
          <w:p>
            <w:pPr>
              <w:pStyle w:val="Normal"/>
              <w:widowControl w:val="false"/>
              <w:suppressAutoHyphens w:val="true"/>
              <w:spacing w:lineRule="auto" w:line="24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「注文一覧表示」リンク</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/order/list/admin</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ascii="メイリオ" w:hAnsi="メイリオ" w:cs="" w:asciiTheme="minorEastAsia" w:hAnsiTheme="minorEastAsia"/>
                <w:b/>
                <w:bCs/>
                <w:kern w:val="2"/>
                <w:sz w:val="18"/>
                <w:szCs w:val="18"/>
                <w:lang w:val="en-US" w:eastAsia="ja-JP" w:bidi="ar-SA"/>
              </w:rPr>
              <w:t>－</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サイドバー</w:t>
            </w:r>
            <w:r>
              <w:rPr>
                <w:rFonts w:eastAsia="メイリオ" w:cs=""/>
                <w:kern w:val="2"/>
                <w:sz w:val="18"/>
                <w:szCs w:val="18"/>
                <w:lang w:val="en-US" w:eastAsia="ja-JP" w:bidi="ar-SA"/>
              </w:rPr>
              <w:t>(</w:t>
            </w:r>
            <w:r>
              <w:rPr>
                <w:rFonts w:ascii="メイリオ" w:hAnsi="メイリオ" w:cs="" w:asciiTheme="minorEastAsia" w:hAnsiTheme="minorEastAsia"/>
                <w:kern w:val="2"/>
                <w:sz w:val="16"/>
                <w:szCs w:val="18"/>
                <w:lang w:val="en-US" w:eastAsia="ja-JP" w:bidi="ar-SA"/>
              </w:rPr>
              <w:t>運用管理者</w:t>
            </w:r>
            <w:r>
              <w:rPr>
                <w:rFonts w:eastAsia="メイリオ" w:cs=""/>
                <w:kern w:val="2"/>
                <w:sz w:val="16"/>
                <w:szCs w:val="18"/>
                <w:lang w:val="en-US" w:eastAsia="ja-JP" w:bidi="ar-SA"/>
              </w:rPr>
              <w:t>)</w:t>
            </w:r>
          </w:p>
        </w:tc>
        <w:tc>
          <w:tcPr>
            <w:tcW w:w="2810" w:type="dxa"/>
            <w:tcBorders/>
          </w:tcPr>
          <w:p>
            <w:pPr>
              <w:pStyle w:val="Normal"/>
              <w:widowControl w:val="false"/>
              <w:suppressAutoHyphens w:val="true"/>
              <w:spacing w:lineRule="auto" w:line="24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「商品一覧表示」リンク</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/item/list/admin</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1-1-1-1</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ログイン画面</w:t>
            </w:r>
          </w:p>
        </w:tc>
        <w:tc>
          <w:tcPr>
            <w:tcW w:w="2810"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「ログイン」ボタン</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/login</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536" w:hRule="atLeast"/>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1-3-1-3</w:t>
              <w:br/>
              <w:t>1-3-1-4</w:t>
            </w:r>
          </w:p>
        </w:tc>
        <w:tc>
          <w:tcPr>
            <w:tcW w:w="2487" w:type="dxa"/>
            <w:tcBorders/>
          </w:tcPr>
          <w:p>
            <w:pPr>
              <w:pStyle w:val="Normal"/>
              <w:widowControl w:val="false"/>
              <w:suppressAutoHyphens w:val="true"/>
              <w:snapToGrid w:val="false"/>
              <w:spacing w:lineRule="auto" w:line="24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管理者用メニュー画面</w:t>
            </w:r>
          </w:p>
        </w:tc>
        <w:tc>
          <w:tcPr>
            <w:tcW w:w="2810" w:type="dxa"/>
            <w:tcBorders/>
          </w:tcPr>
          <w:p>
            <w:pPr>
              <w:pStyle w:val="Normal"/>
              <w:widowControl w:val="false"/>
              <w:suppressAutoHyphens w:val="true"/>
              <w:snapToGrid w:val="false"/>
              <w:spacing w:lineRule="auto" w:line="24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「会員一覧表示」リンク</w:t>
            </w:r>
          </w:p>
          <w:p>
            <w:pPr>
              <w:pStyle w:val="Normal"/>
              <w:widowControl w:val="false"/>
              <w:suppressAutoHyphens w:val="true"/>
              <w:snapToGrid w:val="fals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cs="ＭＳ Ｐゴシック"/>
                <w:color w:val="000000"/>
                <w:kern w:val="0"/>
                <w:sz w:val="18"/>
                <w:szCs w:val="18"/>
              </w:rPr>
            </w:r>
          </w:p>
        </w:tc>
        <w:tc>
          <w:tcPr>
            <w:tcW w:w="2584" w:type="dxa"/>
            <w:tcBorders/>
          </w:tcPr>
          <w:p>
            <w:pPr>
              <w:pStyle w:val="Normal"/>
              <w:widowControl w:val="false"/>
              <w:suppressAutoHyphens w:val="true"/>
              <w:snapToGrid w:val="fals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/user/list</w:t>
            </w:r>
          </w:p>
        </w:tc>
        <w:tc>
          <w:tcPr>
            <w:tcW w:w="992" w:type="dxa"/>
            <w:tcBorders/>
          </w:tcPr>
          <w:p>
            <w:pPr>
              <w:pStyle w:val="Normal"/>
              <w:widowControl w:val="false"/>
              <w:suppressAutoHyphens w:val="true"/>
              <w:snapToGrid w:val="fals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1-3-1-3</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管理者用メニュー画面</w:t>
            </w:r>
          </w:p>
        </w:tc>
        <w:tc>
          <w:tcPr>
            <w:tcW w:w="2810"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「注文一覧表示」リンク</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/order/list/admin</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1-3-1-3</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管理者用メニュー画面</w:t>
            </w:r>
          </w:p>
        </w:tc>
        <w:tc>
          <w:tcPr>
            <w:tcW w:w="2810"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「商品一覧表示」リンク</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/item/list/admin</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1-3-1-3</w:t>
            </w:r>
          </w:p>
        </w:tc>
        <w:tc>
          <w:tcPr>
            <w:tcW w:w="2487"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管理者用メニュー画面</w:t>
            </w:r>
          </w:p>
        </w:tc>
        <w:tc>
          <w:tcPr>
            <w:tcW w:w="2810"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「カテゴリ一覧表示」リンク</w:t>
            </w:r>
          </w:p>
        </w:tc>
        <w:tc>
          <w:tcPr>
            <w:tcW w:w="2584"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/category/list</w:t>
            </w:r>
          </w:p>
        </w:tc>
        <w:tc>
          <w:tcPr>
            <w:tcW w:w="992"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2-1-1-1</w:t>
              <w:br/>
              <w:t>2-1-1-2</w:t>
            </w:r>
          </w:p>
        </w:tc>
        <w:tc>
          <w:tcPr>
            <w:tcW w:w="2487" w:type="dxa"/>
            <w:tcBorders/>
          </w:tcPr>
          <w:p>
            <w:pPr>
              <w:pStyle w:val="Normal"/>
              <w:widowControl w:val="false"/>
              <w:suppressAutoHyphens w:val="true"/>
              <w:snapToGrid w:val="false"/>
              <w:spacing w:lineRule="auto" w:line="24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トップ画面</w:t>
            </w:r>
          </w:p>
          <w:p>
            <w:pPr>
              <w:pStyle w:val="Normal"/>
              <w:widowControl w:val="false"/>
              <w:suppressAutoHyphens w:val="true"/>
              <w:snapToGrid w:val="fals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Theme="minorEastAsia" w:hAnsiTheme="minorEastAsia"/>
                <w:sz w:val="18"/>
                <w:szCs w:val="18"/>
              </w:rPr>
            </w:r>
          </w:p>
        </w:tc>
        <w:tc>
          <w:tcPr>
            <w:tcW w:w="2810" w:type="dxa"/>
            <w:tcBorders/>
          </w:tcPr>
          <w:p>
            <w:pPr>
              <w:pStyle w:val="Normal"/>
              <w:widowControl w:val="false"/>
              <w:suppressAutoHyphens w:val="true"/>
              <w:snapToGrid w:val="false"/>
              <w:spacing w:lineRule="auto" w:line="24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r>
              <w:rPr>
                <w:rFonts w:ascii="メイリオ" w:hAnsi="メイリオ" w:cs="" w:asciiTheme="minorEastAsia" w:hAnsiTheme="minorEastAsia"/>
                <w:kern w:val="2"/>
                <w:sz w:val="18"/>
                <w:szCs w:val="18"/>
                <w:lang w:val="en-US" w:eastAsia="ja-JP" w:bidi="ar-SA"/>
              </w:rPr>
              <w:t>商品画像</w:t>
            </w:r>
            <w:r>
              <w:rPr>
                <w:rFonts w:eastAsia="メイリオ" w:cs=""/>
                <w:kern w:val="2"/>
                <w:sz w:val="18"/>
                <w:szCs w:val="18"/>
                <w:lang w:val="en-US" w:eastAsia="ja-JP" w:bidi="ar-SA"/>
              </w:rPr>
              <w:t>}</w:t>
            </w:r>
            <w:r>
              <w:rPr>
                <w:rFonts w:ascii="メイリオ" w:hAnsi="メイリオ" w:cs="" w:asciiTheme="minorEastAsia" w:hAnsiTheme="minorEastAsia"/>
                <w:kern w:val="2"/>
                <w:sz w:val="18"/>
                <w:szCs w:val="18"/>
                <w:lang w:val="en-US" w:eastAsia="ja-JP" w:bidi="ar-SA"/>
              </w:rPr>
              <w:t>リンク</w:t>
            </w:r>
          </w:p>
          <w:p>
            <w:pPr>
              <w:pStyle w:val="Normal"/>
              <w:widowControl w:val="false"/>
              <w:suppressAutoHyphens w:val="true"/>
              <w:snapToGrid w:val="false"/>
              <w:spacing w:lineRule="auto" w:line="24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Theme="minorEastAsia" w:hAnsiTheme="minorEastAsia"/>
                <w:sz w:val="18"/>
                <w:szCs w:val="18"/>
              </w:rPr>
            </w:r>
          </w:p>
        </w:tc>
        <w:tc>
          <w:tcPr>
            <w:tcW w:w="2584" w:type="dxa"/>
            <w:tcBorders/>
          </w:tcPr>
          <w:p>
            <w:pPr>
              <w:pStyle w:val="Normal"/>
              <w:widowControl w:val="false"/>
              <w:suppressAutoHyphens w:val="true"/>
              <w:snapToGrid w:val="fals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/item/detail/{id}</w:t>
            </w:r>
          </w:p>
        </w:tc>
        <w:tc>
          <w:tcPr>
            <w:tcW w:w="992" w:type="dxa"/>
            <w:tcBorders/>
          </w:tcPr>
          <w:p>
            <w:pPr>
              <w:pStyle w:val="Normal"/>
              <w:widowControl w:val="false"/>
              <w:suppressAutoHyphens w:val="true"/>
              <w:snapToGrid w:val="fals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2-2-1-1</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2-2-1-2</w:t>
            </w:r>
          </w:p>
        </w:tc>
        <w:tc>
          <w:tcPr>
            <w:tcW w:w="2487" w:type="dxa"/>
            <w:tcBorders/>
          </w:tcPr>
          <w:p>
            <w:pPr>
              <w:pStyle w:val="Normal"/>
              <w:widowControl w:val="false"/>
              <w:suppressAutoHyphens w:val="true"/>
              <w:snapToGrid w:val="fals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b/>
                <w:b/>
                <w:sz w:val="18"/>
                <w:szCs w:val="18"/>
              </w:rPr>
            </w:pPr>
            <w:r>
              <w:rPr>
                <w:rFonts w:ascii="メイリオ" w:hAnsi="メイリオ" w:cs="" w:asciiTheme="minorEastAsia" w:hAnsiTheme="minorEastAsia"/>
                <w:kern w:val="2"/>
                <w:sz w:val="18"/>
                <w:szCs w:val="18"/>
                <w:lang w:val="en-US" w:eastAsia="ja-JP" w:bidi="ar-SA"/>
              </w:rPr>
              <w:t>商品一覧画面</w:t>
            </w:r>
          </w:p>
        </w:tc>
        <w:tc>
          <w:tcPr>
            <w:tcW w:w="2810" w:type="dxa"/>
            <w:tcBorders/>
          </w:tcPr>
          <w:p>
            <w:pPr>
              <w:pStyle w:val="Normal"/>
              <w:widowControl w:val="false"/>
              <w:suppressAutoHyphens w:val="true"/>
              <w:snapToGrid w:val="fals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「新着順」「売れ筋順」リンク</w:t>
            </w:r>
          </w:p>
        </w:tc>
        <w:tc>
          <w:tcPr>
            <w:tcW w:w="2584" w:type="dxa"/>
            <w:tcBorders/>
          </w:tcPr>
          <w:p>
            <w:pPr>
              <w:pStyle w:val="Normal"/>
              <w:widowControl w:val="false"/>
              <w:suppressAutoHyphens w:val="true"/>
              <w:snapToGrid w:val="fals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/item/list/{sortType}</w:t>
            </w:r>
          </w:p>
        </w:tc>
        <w:tc>
          <w:tcPr>
            <w:tcW w:w="992" w:type="dxa"/>
            <w:tcBorders/>
          </w:tcPr>
          <w:p>
            <w:pPr>
              <w:pStyle w:val="Normal"/>
              <w:widowControl w:val="false"/>
              <w:suppressAutoHyphens w:val="true"/>
              <w:snapToGrid w:val="fals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2-1-2-1</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2-1-2-2</w:t>
            </w:r>
          </w:p>
        </w:tc>
        <w:tc>
          <w:tcPr>
            <w:tcW w:w="2487" w:type="dxa"/>
            <w:tcBorders/>
          </w:tcPr>
          <w:p>
            <w:pPr>
              <w:pStyle w:val="Normal"/>
              <w:widowControl w:val="false"/>
              <w:suppressAutoHyphens w:val="true"/>
              <w:snapToGrid w:val="fals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商品一覧画面</w:t>
            </w:r>
          </w:p>
        </w:tc>
        <w:tc>
          <w:tcPr>
            <w:tcW w:w="2810" w:type="dxa"/>
            <w:tcBorders/>
          </w:tcPr>
          <w:p>
            <w:pPr>
              <w:pStyle w:val="Normal"/>
              <w:widowControl w:val="false"/>
              <w:suppressAutoHyphens w:val="true"/>
              <w:snapToGrid w:val="false"/>
              <w:spacing w:lineRule="auto" w:line="24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r>
              <w:rPr>
                <w:rFonts w:ascii="メイリオ" w:hAnsi="メイリオ" w:cs="" w:asciiTheme="minorEastAsia" w:hAnsiTheme="minorEastAsia"/>
                <w:kern w:val="2"/>
                <w:sz w:val="18"/>
                <w:szCs w:val="18"/>
                <w:lang w:val="en-US" w:eastAsia="ja-JP" w:bidi="ar-SA"/>
              </w:rPr>
              <w:t>商品名</w:t>
            </w:r>
            <w:r>
              <w:rPr>
                <w:rFonts w:eastAsia="メイリオ" w:cs=""/>
                <w:kern w:val="2"/>
                <w:sz w:val="18"/>
                <w:szCs w:val="18"/>
                <w:lang w:val="en-US" w:eastAsia="ja-JP" w:bidi="ar-SA"/>
              </w:rPr>
              <w:t>}</w:t>
            </w:r>
            <w:r>
              <w:rPr>
                <w:rFonts w:ascii="メイリオ" w:hAnsi="メイリオ" w:cs="" w:asciiTheme="minorEastAsia" w:hAnsiTheme="minorEastAsia"/>
                <w:kern w:val="2"/>
                <w:sz w:val="18"/>
                <w:szCs w:val="18"/>
                <w:lang w:val="en-US" w:eastAsia="ja-JP" w:bidi="ar-SA"/>
              </w:rPr>
              <w:t>リンク</w:t>
            </w:r>
          </w:p>
        </w:tc>
        <w:tc>
          <w:tcPr>
            <w:tcW w:w="2584" w:type="dxa"/>
            <w:tcBorders/>
          </w:tcPr>
          <w:p>
            <w:pPr>
              <w:pStyle w:val="Normal"/>
              <w:widowControl w:val="false"/>
              <w:suppressAutoHyphens w:val="true"/>
              <w:snapToGrid w:val="fals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/item/detail/{id}</w:t>
            </w:r>
          </w:p>
        </w:tc>
        <w:tc>
          <w:tcPr>
            <w:tcW w:w="992" w:type="dxa"/>
            <w:tcBorders/>
          </w:tcPr>
          <w:p>
            <w:pPr>
              <w:pStyle w:val="Normal"/>
              <w:widowControl w:val="false"/>
              <w:suppressAutoHyphens w:val="true"/>
              <w:snapToGrid w:val="fals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bl>
    <w:p>
      <w:pPr>
        <w:pStyle w:val="Normal"/>
        <w:widowControl/>
        <w:spacing w:lineRule="auto" w:line="240"/>
        <w:ind w:left="0" w:hanging="0"/>
        <w:jc w:val="left"/>
        <w:rPr/>
      </w:pPr>
      <w:r>
        <w:rPr/>
      </w:r>
      <w:r>
        <w:br w:type="page"/>
      </w:r>
    </w:p>
    <w:p>
      <w:pPr>
        <w:pStyle w:val="Normal"/>
        <w:ind w:left="382" w:hanging="0"/>
        <w:jc w:val="right"/>
        <w:rPr>
          <w:sz w:val="16"/>
        </w:rPr>
      </w:pPr>
      <w:r>
        <w:rPr>
          <w:sz w:val="16"/>
        </w:rPr>
        <w:t>1-5 URL</w:t>
      </w:r>
      <w:r>
        <w:rPr>
          <w:sz w:val="16"/>
        </w:rPr>
        <w:t>一覧</w:t>
      </w:r>
    </w:p>
    <w:p>
      <w:pPr>
        <w:pStyle w:val="Normal"/>
        <w:ind w:left="382" w:hanging="0"/>
        <w:jc w:val="right"/>
        <w:rPr>
          <w:sz w:val="16"/>
        </w:rPr>
      </w:pPr>
      <w:r>
        <w:rPr>
          <w:sz w:val="16"/>
        </w:rPr>
        <w:t>「</w:t>
      </w:r>
      <w:r>
        <w:rPr>
          <w:sz w:val="16"/>
        </w:rPr>
        <w:t>xxxx</w:t>
      </w:r>
      <w:r>
        <w:rPr>
          <w:sz w:val="16"/>
        </w:rPr>
        <w:t>」：固定値、</w:t>
      </w:r>
      <w:r>
        <w:rPr>
          <w:sz w:val="16"/>
        </w:rPr>
        <w:t>{xxxx}</w:t>
      </w:r>
      <w:r>
        <w:rPr>
          <w:sz w:val="16"/>
        </w:rPr>
        <w:t>：可変値</w:t>
      </w:r>
    </w:p>
    <w:tbl>
      <w:tblPr>
        <w:tblStyle w:val="1-51"/>
        <w:tblW w:w="991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45"/>
        <w:gridCol w:w="2345"/>
        <w:gridCol w:w="2842"/>
        <w:gridCol w:w="2694"/>
        <w:gridCol w:w="992"/>
      </w:tblGrid>
      <w:tr>
        <w:trPr>
          <w:cnfStyle w:val="100000000000" w:firstRow="1" w:lastRow="0" w:firstColumn="0" w:lastColumn="0" w:oddVBand="0" w:evenVBand="0" w:oddHBand="0" w:evenHBand="0" w:firstRowFirstColumn="0" w:firstRowLastColumn="0" w:lastRowFirstColumn="0" w:lastRowLastColumn="0"/>
        </w:trPr>
        <w:tc>
          <w:tcPr>
            <w:tcW w:w="1045" w:type="dxa"/>
            <w:cnfStyle w:val="001000000000" w:firstRow="0" w:lastRow="0" w:firstColumn="1" w:lastColumn="0" w:oddVBand="0" w:evenVBand="0" w:oddHBand="0" w:evenHBand="0" w:firstRowFirstColumn="0" w:firstRowLastColumn="0" w:lastRowFirstColumn="0" w:lastRowLastColumn="0"/>
            <w:tcBorders>
              <w:bottom w:val="single" w:sz="12" w:space="0" w:color="92CDDC"/>
            </w:tcBorders>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w:t>
            </w:r>
            <w:r>
              <w:rPr>
                <w:rFonts w:eastAsia="メイリオ" w:cs=""/>
                <w:b/>
                <w:bCs/>
                <w:kern w:val="2"/>
                <w:sz w:val="18"/>
                <w:szCs w:val="18"/>
                <w:lang w:val="en-US" w:eastAsia="ja-JP" w:bidi="ar-SA"/>
              </w:rPr>
              <w:t>ID</w:t>
            </w:r>
          </w:p>
        </w:tc>
        <w:tc>
          <w:tcPr>
            <w:tcW w:w="2345" w:type="dxa"/>
            <w:tcBorders>
              <w:bottom w:val="single" w:sz="12" w:space="0" w:color="92CDDC"/>
            </w:tcBorders>
          </w:tcPr>
          <w:p>
            <w:pPr>
              <w:pStyle w:val="Normal"/>
              <w:widowControl w:val="false"/>
              <w:suppressAutoHyphens w:val="true"/>
              <w:snapToGrid w:val="false"/>
              <w:spacing w:lineRule="atLeast" w:line="180"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画面名</w:t>
            </w:r>
          </w:p>
        </w:tc>
        <w:tc>
          <w:tcPr>
            <w:tcW w:w="2842" w:type="dxa"/>
            <w:tcBorders>
              <w:bottom w:val="single" w:sz="12" w:space="0" w:color="92CDDC"/>
            </w:tcBorders>
          </w:tcPr>
          <w:p>
            <w:pPr>
              <w:pStyle w:val="Normal"/>
              <w:widowControl w:val="false"/>
              <w:suppressAutoHyphens w:val="true"/>
              <w:snapToGrid w:val="false"/>
              <w:spacing w:lineRule="atLeast" w:line="180"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テンプレート内指定箇所</w:t>
            </w:r>
          </w:p>
        </w:tc>
        <w:tc>
          <w:tcPr>
            <w:tcW w:w="2694" w:type="dxa"/>
            <w:tcBorders>
              <w:bottom w:val="single" w:sz="12" w:space="0" w:color="92CDDC"/>
            </w:tcBorders>
          </w:tcPr>
          <w:p>
            <w:pPr>
              <w:pStyle w:val="Normal"/>
              <w:widowControl w:val="false"/>
              <w:suppressAutoHyphens w:val="true"/>
              <w:snapToGrid w:val="false"/>
              <w:spacing w:lineRule="atLeast" w:line="180"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パス名</w:t>
            </w:r>
          </w:p>
        </w:tc>
        <w:tc>
          <w:tcPr>
            <w:tcW w:w="992" w:type="dxa"/>
            <w:tcBorders>
              <w:bottom w:val="single" w:sz="12" w:space="0" w:color="92CDDC"/>
            </w:tcBorders>
          </w:tcPr>
          <w:p>
            <w:pPr>
              <w:pStyle w:val="Normal"/>
              <w:widowControl w:val="false"/>
              <w:suppressAutoHyphens w:val="true"/>
              <w:snapToGrid w:val="false"/>
              <w:spacing w:lineRule="atLeast" w:line="180"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メソッド</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2-1-1-3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商品一覧画面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「商品新規登録」ボタン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/item/regist/input</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2-1-1-3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商品一覧画面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eastAsia="メイリオ"/>
                <w:sz w:val="18"/>
                <w:szCs w:val="18"/>
                <w:lang w:val="en-US" w:eastAsia="ja-JP" w:bidi="ar-SA"/>
              </w:rPr>
              <w:t>{</w:t>
            </w:r>
            <w:r>
              <w:rPr>
                <w:rFonts w:ascii="メイリオ" w:hAnsi="メイリオ" w:asciiTheme="minorEastAsia" w:hAnsiTheme="minorEastAsia"/>
                <w:sz w:val="18"/>
                <w:szCs w:val="18"/>
                <w:lang w:val="en-US" w:eastAsia="ja-JP" w:bidi="ar-SA"/>
              </w:rPr>
              <w:t>商品名</w:t>
            </w:r>
            <w:r>
              <w:rPr>
                <w:rFonts w:eastAsia="メイリオ"/>
                <w:sz w:val="18"/>
                <w:szCs w:val="18"/>
                <w:lang w:val="en-US" w:eastAsia="ja-JP" w:bidi="ar-SA"/>
              </w:rPr>
              <w:t>}</w:t>
            </w:r>
            <w:r>
              <w:rPr>
                <w:rFonts w:ascii="メイリオ" w:hAnsi="メイリオ" w:asciiTheme="minorEastAsia" w:hAnsiTheme="minorEastAsia"/>
                <w:sz w:val="18"/>
                <w:szCs w:val="18"/>
                <w:lang w:val="en-US" w:eastAsia="ja-JP" w:bidi="ar-SA"/>
              </w:rPr>
              <w:t>リンク</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/item/detail/admin/{id}</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2-1-1-3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商品一覧画面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「変更」ボタン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/item/update/input</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2-1-1-3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商品一覧画面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「削除」ボタン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/item/delete/check</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2-6-1-1</w:t>
              <w:br/>
              <w:t>2-6-1-2</w:t>
            </w:r>
          </w:p>
        </w:tc>
        <w:tc>
          <w:tcPr>
            <w:tcW w:w="2345"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商品詳細画面</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「買い物かごへ入れる」ボタン</w:t>
            </w:r>
          </w:p>
        </w:tc>
        <w:tc>
          <w:tcPr>
            <w:tcW w:w="2694"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/basket/add</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2-6-1-1</w:t>
              <w:br/>
              <w:t>2-6-1-2</w:t>
            </w:r>
          </w:p>
        </w:tc>
        <w:tc>
          <w:tcPr>
            <w:tcW w:w="2345"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商品詳細画面</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「戻る」ボタン</w:t>
            </w:r>
          </w:p>
        </w:tc>
        <w:tc>
          <w:tcPr>
            <w:tcW w:w="2694"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/item/list/1</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2-6-1-3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商品詳細画面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「戻る」ボタン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2-6-1-3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商品詳細画面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「変更」ボタン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/item/update/input</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2-6-1-3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商品詳細画面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「削除」ボタン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/item/delete/check</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2-7-1-3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商品登録入力画面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「確認」ボタン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/item/regist/check</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2-7-1-3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商品登録入力画面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2-7-2-3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商品登録確認画面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「登録」ボタン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/item/regist/complete</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21"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2-7-2-3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商品登録確認画面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「戻る」ボタン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/item/regist/input</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2-7-3-3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商品登録完了画面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「商品一覧へ戻る」リンク</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2-8-1-3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商品変更入力画面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「確認」ボタン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/item/update/check</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2-8-1-3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商品変更入力画面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2-8-2-3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商品変更確認画面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「登録」ボタン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/item/update/complete</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2-8-2-3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商品変更確認画面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「戻る」ボタン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/item/update/input</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2-8-3-3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商品変更完了画面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「商品詳細へ戻る」リンク</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jc w:val="left"/>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jc w:val="left"/>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2-9-1-3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商品削除確認画面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「確認」ボタン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/item/delete/complete</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2-9-1-3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商品削除確認画面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2-9-2-3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商品削除完了画面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「商品一覧へ戻る」リンク</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2-9-1-3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商品削除確認画面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「確認」ボタン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/item/delete/complete</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2-9-1-3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商品削除確認画面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2-9-2-3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b/>
                <w:b/>
                <w:sz w:val="18"/>
                <w:szCs w:val="18"/>
              </w:rPr>
            </w:pPr>
            <w:r>
              <w:rPr>
                <w:rFonts w:ascii="メイリオ" w:hAnsi="メイリオ" w:cs="" w:asciiTheme="minorEastAsia" w:hAnsiTheme="minorEastAsia"/>
                <w:kern w:val="2"/>
                <w:sz w:val="18"/>
                <w:szCs w:val="18"/>
                <w:lang w:val="en-US" w:eastAsia="ja-JP" w:bidi="ar-SA"/>
              </w:rPr>
              <w:t>商品削除完了画面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「商品一覧へ戻る」リンク</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/item/list/admin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3-1-1-3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カテゴリ一覧画面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「カテゴリ新規登録」ボタン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/category/regist/input</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3-1-1-3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カテゴリ一覧画面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ＭＳ Ｐゴシック"/>
                <w:color w:val="000000"/>
                <w:kern w:val="0"/>
                <w:sz w:val="18"/>
                <w:szCs w:val="18"/>
                <w:lang w:val="en-US" w:eastAsia="ja-JP" w:bidi="ar-SA"/>
              </w:rPr>
              <w:t>{</w:t>
            </w:r>
            <w:r>
              <w:rPr>
                <w:rFonts w:ascii="メイリオ" w:hAnsi="メイリオ" w:cs="ＭＳ Ｐゴシック" w:asciiTheme="minorEastAsia" w:hAnsiTheme="minorEastAsia"/>
                <w:color w:val="000000"/>
                <w:kern w:val="0"/>
                <w:sz w:val="18"/>
                <w:szCs w:val="18"/>
                <w:lang w:val="en-US" w:eastAsia="ja-JP" w:bidi="ar-SA"/>
              </w:rPr>
              <w:t>カテゴリ名</w:t>
            </w:r>
            <w:r>
              <w:rPr>
                <w:rFonts w:eastAsia="メイリオ" w:cs="ＭＳ Ｐゴシック"/>
                <w:color w:val="000000"/>
                <w:kern w:val="0"/>
                <w:sz w:val="18"/>
                <w:szCs w:val="18"/>
                <w:lang w:val="en-US" w:eastAsia="ja-JP" w:bidi="ar-SA"/>
              </w:rPr>
              <w:t>}</w:t>
            </w:r>
            <w:r>
              <w:rPr>
                <w:rFonts w:ascii="メイリオ" w:hAnsi="メイリオ" w:cs="ＭＳ Ｐゴシック" w:asciiTheme="minorEastAsia" w:hAnsiTheme="minorEastAsia"/>
                <w:color w:val="000000"/>
                <w:kern w:val="0"/>
                <w:sz w:val="18"/>
                <w:szCs w:val="18"/>
                <w:lang w:val="en-US" w:eastAsia="ja-JP" w:bidi="ar-SA"/>
              </w:rPr>
              <w:t>リンク</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/category/detail/{id}</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3-1-1-3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カテゴリ一覧画面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「変更」ボタン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/category/update/input</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3-1-1-3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カテゴリ一覧画面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「削除」ボタン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/category/delete/check</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3-2-1-3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カテゴリ詳細画面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/category/list</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3-2-1-3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カテゴリ詳細画面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「変更」ボタン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/category/update/input</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3-2-1-3</w:t>
            </w:r>
          </w:p>
        </w:tc>
        <w:tc>
          <w:tcPr>
            <w:tcW w:w="2345"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カテゴリ詳細画面</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「削除」ボタン</w:t>
            </w:r>
          </w:p>
        </w:tc>
        <w:tc>
          <w:tcPr>
            <w:tcW w:w="26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/category/delete/check</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bl>
    <w:p>
      <w:pPr>
        <w:pStyle w:val="Normal"/>
        <w:widowControl/>
        <w:spacing w:lineRule="auto" w:line="240"/>
        <w:ind w:left="0" w:hanging="0"/>
        <w:jc w:val="left"/>
        <w:rPr/>
      </w:pPr>
      <w:r>
        <w:rPr/>
      </w:r>
      <w:r>
        <w:br w:type="page"/>
      </w:r>
    </w:p>
    <w:p>
      <w:pPr>
        <w:pStyle w:val="Normal"/>
        <w:snapToGrid w:val="false"/>
        <w:spacing w:lineRule="atLeast" w:line="160"/>
        <w:ind w:left="382" w:hanging="0"/>
        <w:jc w:val="right"/>
        <w:rPr>
          <w:sz w:val="16"/>
        </w:rPr>
      </w:pPr>
      <w:r>
        <w:rPr>
          <w:sz w:val="16"/>
        </w:rPr>
        <w:t>1-5 URL</w:t>
      </w:r>
      <w:r>
        <w:rPr>
          <w:sz w:val="16"/>
        </w:rPr>
        <w:t>一覧</w:t>
      </w:r>
    </w:p>
    <w:p>
      <w:pPr>
        <w:pStyle w:val="Normal"/>
        <w:widowControl/>
        <w:snapToGrid w:val="false"/>
        <w:spacing w:lineRule="atLeast" w:line="160"/>
        <w:ind w:left="0" w:hanging="0"/>
        <w:jc w:val="right"/>
        <w:rPr/>
      </w:pPr>
      <w:r>
        <w:rPr>
          <w:sz w:val="16"/>
        </w:rPr>
        <w:t>「</w:t>
      </w:r>
      <w:r>
        <w:rPr>
          <w:sz w:val="16"/>
        </w:rPr>
        <w:t>xxxx</w:t>
      </w:r>
      <w:r>
        <w:rPr>
          <w:sz w:val="16"/>
        </w:rPr>
        <w:t>」：固定値、</w:t>
      </w:r>
      <w:r>
        <w:rPr>
          <w:sz w:val="16"/>
        </w:rPr>
        <w:t>{xxxx}</w:t>
      </w:r>
      <w:r>
        <w:rPr>
          <w:sz w:val="16"/>
        </w:rPr>
        <w:t>：可変値</w:t>
      </w:r>
    </w:p>
    <w:tbl>
      <w:tblPr>
        <w:tblStyle w:val="1-51"/>
        <w:tblW w:w="991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45"/>
        <w:gridCol w:w="2211"/>
        <w:gridCol w:w="2828"/>
        <w:gridCol w:w="2842"/>
        <w:gridCol w:w="992"/>
      </w:tblGrid>
      <w:tr>
        <w:trPr>
          <w:cnfStyle w:val="100000000000" w:firstRow="1" w:lastRow="0" w:firstColumn="0" w:lastColumn="0" w:oddVBand="0" w:evenVBand="0" w:oddHBand="0" w:evenHBand="0" w:firstRowFirstColumn="0" w:firstRowLastColumn="0" w:lastRowFirstColumn="0" w:lastRowLastColumn="0"/>
        </w:trPr>
        <w:tc>
          <w:tcPr>
            <w:tcW w:w="1045" w:type="dxa"/>
            <w:cnfStyle w:val="001000000000" w:firstRow="0" w:lastRow="0" w:firstColumn="1" w:lastColumn="0" w:oddVBand="0" w:evenVBand="0" w:oddHBand="0" w:evenHBand="0" w:firstRowFirstColumn="0" w:firstRowLastColumn="0" w:lastRowFirstColumn="0" w:lastRowLastColumn="0"/>
            <w:tcBorders>
              <w:bottom w:val="single" w:sz="12" w:space="0" w:color="92CDDC"/>
            </w:tcBorders>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w:t>
            </w:r>
            <w:r>
              <w:rPr>
                <w:rFonts w:eastAsia="メイリオ" w:cs=""/>
                <w:b/>
                <w:bCs/>
                <w:kern w:val="2"/>
                <w:sz w:val="18"/>
                <w:szCs w:val="18"/>
                <w:lang w:val="en-US" w:eastAsia="ja-JP" w:bidi="ar-SA"/>
              </w:rPr>
              <w:t>ID</w:t>
            </w:r>
          </w:p>
        </w:tc>
        <w:tc>
          <w:tcPr>
            <w:tcW w:w="2211" w:type="dxa"/>
            <w:tcBorders>
              <w:bottom w:val="single" w:sz="12" w:space="0" w:color="92CDDC"/>
            </w:tcBorders>
          </w:tcPr>
          <w:p>
            <w:pPr>
              <w:pStyle w:val="Normal"/>
              <w:widowControl w:val="false"/>
              <w:suppressAutoHyphens w:val="true"/>
              <w:spacing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画面名</w:t>
            </w:r>
          </w:p>
        </w:tc>
        <w:tc>
          <w:tcPr>
            <w:tcW w:w="2828" w:type="dxa"/>
            <w:tcBorders>
              <w:bottom w:val="single" w:sz="12" w:space="0" w:color="92CDDC"/>
            </w:tcBorders>
          </w:tcPr>
          <w:p>
            <w:pPr>
              <w:pStyle w:val="Normal"/>
              <w:widowControl w:val="false"/>
              <w:suppressAutoHyphens w:val="true"/>
              <w:spacing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テンプレート内指定箇所</w:t>
            </w:r>
          </w:p>
        </w:tc>
        <w:tc>
          <w:tcPr>
            <w:tcW w:w="2842" w:type="dxa"/>
            <w:tcBorders>
              <w:bottom w:val="single" w:sz="12" w:space="0" w:color="92CDDC"/>
            </w:tcBorders>
          </w:tcPr>
          <w:p>
            <w:pPr>
              <w:pStyle w:val="Normal"/>
              <w:widowControl w:val="false"/>
              <w:suppressAutoHyphens w:val="true"/>
              <w:spacing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パス名</w:t>
            </w:r>
          </w:p>
        </w:tc>
        <w:tc>
          <w:tcPr>
            <w:tcW w:w="992" w:type="dxa"/>
            <w:tcBorders>
              <w:bottom w:val="single" w:sz="12" w:space="0" w:color="92CDDC"/>
            </w:tcBorders>
          </w:tcPr>
          <w:p>
            <w:pPr>
              <w:pStyle w:val="Normal"/>
              <w:widowControl w:val="false"/>
              <w:suppressAutoHyphens w:val="true"/>
              <w:spacing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メソッド</w:t>
            </w:r>
          </w:p>
        </w:tc>
      </w:tr>
      <w:tr>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3-3-1-3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カテゴリ登録入力画面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「確認」ボタン</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/category/regist/check</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3-3-1-3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カテゴリ登録入力画面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/category/list</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3-3-2-3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カテゴリ登録確認画面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「登録」ボタン</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/category/regist/complete</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3-3-2-3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カテゴリ登録確認画面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「戻る」ボタン</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/category/regist/input</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3-3-2-3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カテゴリ登録確認画面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「登録」ボタン</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/category/regist/complete</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3-3-3-3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カテゴリ登録完了画面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「カテゴリ一覧へ戻る」リンク</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/category/list</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3-4-1-3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カテゴリ変更入力画面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「確認」ボタン</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/category/update/check</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3-4-1-3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カテゴリ変更入力画面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/category/list</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3-4-2-3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カテゴリ変更確認画面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「登録」ボタン</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/category/update/complete</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3-4-2-3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カテゴリ変更確認画面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「戻る」ボタン</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/category/update/input</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3-4-3-3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カテゴリ変更完了画面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「カテゴリ詳細へ戻る」リンク</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/category/list</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3-5-1-3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カテゴリ削除確認画面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「削除」ボタン</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/category/delete/complete</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3-5-1-3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カテゴリ削除確認画面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/category/list</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3-5-2-3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カテゴリ削除完了画面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「カテゴリ一覧へ戻る」リンク</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/category/list</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4-1-1-2</w:t>
            </w:r>
          </w:p>
        </w:tc>
        <w:tc>
          <w:tcPr>
            <w:tcW w:w="221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買い物かご画面</w:t>
            </w:r>
          </w:p>
        </w:tc>
        <w:tc>
          <w:tcPr>
            <w:tcW w:w="2828"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「削除」ボタン</w:t>
            </w:r>
          </w:p>
        </w:tc>
        <w:tc>
          <w:tcPr>
            <w:tcW w:w="2842"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/basket/delete</w:t>
            </w:r>
          </w:p>
        </w:tc>
        <w:tc>
          <w:tcPr>
            <w:tcW w:w="992"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4-1-1-2</w:t>
            </w:r>
          </w:p>
        </w:tc>
        <w:tc>
          <w:tcPr>
            <w:tcW w:w="221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買い物かご画面</w:t>
            </w:r>
          </w:p>
        </w:tc>
        <w:tc>
          <w:tcPr>
            <w:tcW w:w="2828"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「ご注文のお手続き」ボタン</w:t>
            </w:r>
          </w:p>
        </w:tc>
        <w:tc>
          <w:tcPr>
            <w:tcW w:w="2842"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/address/input</w:t>
            </w:r>
          </w:p>
        </w:tc>
        <w:tc>
          <w:tcPr>
            <w:tcW w:w="992"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4-1-1-2</w:t>
            </w:r>
          </w:p>
        </w:tc>
        <w:tc>
          <w:tcPr>
            <w:tcW w:w="221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買い物かご画面</w:t>
            </w:r>
          </w:p>
        </w:tc>
        <w:tc>
          <w:tcPr>
            <w:tcW w:w="2828"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「買い物かごを空にする」ボタン</w:t>
            </w:r>
          </w:p>
        </w:tc>
        <w:tc>
          <w:tcPr>
            <w:tcW w:w="2842"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/basket/allDelete</w:t>
            </w:r>
          </w:p>
        </w:tc>
        <w:tc>
          <w:tcPr>
            <w:tcW w:w="992"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5-1-1-2</w:t>
            </w:r>
          </w:p>
        </w:tc>
        <w:tc>
          <w:tcPr>
            <w:tcW w:w="221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注文一覧画面</w:t>
            </w:r>
          </w:p>
        </w:tc>
        <w:tc>
          <w:tcPr>
            <w:tcW w:w="2828"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r>
              <w:rPr>
                <w:rFonts w:ascii="メイリオ" w:hAnsi="メイリオ" w:cs="" w:asciiTheme="minorEastAsia" w:hAnsiTheme="minorEastAsia"/>
                <w:kern w:val="2"/>
                <w:sz w:val="18"/>
                <w:szCs w:val="18"/>
                <w:lang w:val="en-US" w:eastAsia="ja-JP" w:bidi="ar-SA"/>
              </w:rPr>
              <w:t>注文日時</w:t>
            </w:r>
            <w:r>
              <w:rPr>
                <w:rFonts w:eastAsia="メイリオ" w:cs=""/>
                <w:kern w:val="2"/>
                <w:sz w:val="18"/>
                <w:szCs w:val="18"/>
                <w:lang w:val="en-US" w:eastAsia="ja-JP" w:bidi="ar-SA"/>
              </w:rPr>
              <w:t>}</w:t>
            </w:r>
            <w:r>
              <w:rPr>
                <w:rFonts w:ascii="メイリオ" w:hAnsi="メイリオ" w:cs="" w:asciiTheme="minorEastAsia" w:hAnsiTheme="minorEastAsia"/>
                <w:kern w:val="2"/>
                <w:sz w:val="18"/>
                <w:szCs w:val="18"/>
                <w:lang w:val="en-US" w:eastAsia="ja-JP" w:bidi="ar-SA"/>
              </w:rPr>
              <w:t>リンク</w:t>
            </w:r>
          </w:p>
        </w:tc>
        <w:tc>
          <w:tcPr>
            <w:tcW w:w="2842"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/order/detail/{id}</w:t>
            </w:r>
          </w:p>
        </w:tc>
        <w:tc>
          <w:tcPr>
            <w:tcW w:w="992"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5-1-1-3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注文一覧画面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r>
              <w:rPr>
                <w:rFonts w:ascii="メイリオ" w:hAnsi="メイリオ" w:cs="" w:asciiTheme="minorEastAsia" w:hAnsiTheme="minorEastAsia"/>
                <w:kern w:val="2"/>
                <w:sz w:val="18"/>
                <w:szCs w:val="18"/>
                <w:lang w:val="en-US" w:eastAsia="ja-JP" w:bidi="ar-SA"/>
              </w:rPr>
              <w:t>会員氏名</w:t>
            </w:r>
            <w:r>
              <w:rPr>
                <w:rFonts w:eastAsia="メイリオ" w:cs=""/>
                <w:kern w:val="2"/>
                <w:sz w:val="18"/>
                <w:szCs w:val="18"/>
                <w:lang w:val="en-US" w:eastAsia="ja-JP" w:bidi="ar-SA"/>
              </w:rPr>
              <w:t>}</w:t>
            </w:r>
            <w:r>
              <w:rPr>
                <w:rFonts w:ascii="メイリオ" w:hAnsi="メイリオ" w:cs="" w:asciiTheme="minorEastAsia" w:hAnsiTheme="minorEastAsia"/>
                <w:kern w:val="2"/>
                <w:sz w:val="18"/>
                <w:szCs w:val="18"/>
                <w:lang w:val="en-US" w:eastAsia="ja-JP" w:bidi="ar-SA"/>
              </w:rPr>
              <w:t>リンク</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/order/detail/admin/{id}</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21"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5-2-1-2</w:t>
            </w:r>
          </w:p>
        </w:tc>
        <w:tc>
          <w:tcPr>
            <w:tcW w:w="2211"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注文詳細画面</w:t>
            </w:r>
          </w:p>
        </w:tc>
        <w:tc>
          <w:tcPr>
            <w:tcW w:w="2828"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「戻る」ボタン</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/order/list</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5-2-1-3</w:t>
            </w:r>
          </w:p>
        </w:tc>
        <w:tc>
          <w:tcPr>
            <w:tcW w:w="2211"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注文詳細画面</w:t>
            </w:r>
          </w:p>
        </w:tc>
        <w:tc>
          <w:tcPr>
            <w:tcW w:w="2828"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「戻る」ボタン</w:t>
            </w:r>
          </w:p>
        </w:tc>
        <w:tc>
          <w:tcPr>
            <w:tcW w:w="284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/order/list/admin</w:t>
            </w:r>
          </w:p>
        </w:tc>
        <w:tc>
          <w:tcPr>
            <w:tcW w:w="992" w:type="dxa"/>
            <w:tcBorders/>
            <w:shd w:color="auto" w:fill="EEECE1" w:themeFill="background2"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5-3-1-2</w:t>
            </w:r>
          </w:p>
        </w:tc>
        <w:tc>
          <w:tcPr>
            <w:tcW w:w="221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届け先入力画面</w:t>
            </w:r>
          </w:p>
        </w:tc>
        <w:tc>
          <w:tcPr>
            <w:tcW w:w="2828"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「次へ」ボタン</w:t>
            </w:r>
          </w:p>
        </w:tc>
        <w:tc>
          <w:tcPr>
            <w:tcW w:w="2842"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/payment/input</w:t>
            </w:r>
          </w:p>
        </w:tc>
        <w:tc>
          <w:tcPr>
            <w:tcW w:w="992"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5-3-1-2</w:t>
            </w:r>
          </w:p>
        </w:tc>
        <w:tc>
          <w:tcPr>
            <w:tcW w:w="221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届け先入力画面</w:t>
            </w:r>
          </w:p>
        </w:tc>
        <w:tc>
          <w:tcPr>
            <w:tcW w:w="2828"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842"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/basket/list</w:t>
            </w:r>
          </w:p>
        </w:tc>
        <w:tc>
          <w:tcPr>
            <w:tcW w:w="992"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5-3-2-2</w:t>
            </w:r>
          </w:p>
        </w:tc>
        <w:tc>
          <w:tcPr>
            <w:tcW w:w="221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支払方法選択画面</w:t>
            </w:r>
          </w:p>
        </w:tc>
        <w:tc>
          <w:tcPr>
            <w:tcW w:w="2828"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cs="ＭＳ Ｐゴシック" w:asciiTheme="minorEastAsia" w:hAnsiTheme="minorEastAsia"/>
                <w:color w:val="000000"/>
                <w:kern w:val="0"/>
                <w:sz w:val="18"/>
                <w:szCs w:val="18"/>
                <w:lang w:val="en-US" w:eastAsia="ja-JP" w:bidi="ar-SA"/>
              </w:rPr>
              <w:t>「次へ」ボタン</w:t>
            </w:r>
          </w:p>
        </w:tc>
        <w:tc>
          <w:tcPr>
            <w:tcW w:w="2842" w:type="dxa"/>
            <w:tcBorders/>
            <w:shd w:color="auto" w:fill="auto" w:val="clear"/>
          </w:tcPr>
          <w:p>
            <w:pPr>
              <w:pStyle w:val="Normal"/>
              <w:widowControl w:val="false"/>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/order/check</w:t>
            </w:r>
          </w:p>
        </w:tc>
        <w:tc>
          <w:tcPr>
            <w:tcW w:w="992" w:type="dxa"/>
            <w:tcBorders/>
            <w:shd w:color="auto" w:fill="auto" w:val="clear"/>
          </w:tcPr>
          <w:p>
            <w:pPr>
              <w:pStyle w:val="Normal"/>
              <w:widowControl w:val="false"/>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pacing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5-3-2-2</w:t>
            </w:r>
          </w:p>
        </w:tc>
        <w:tc>
          <w:tcPr>
            <w:tcW w:w="2211"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支払方法選択画面</w:t>
            </w:r>
          </w:p>
        </w:tc>
        <w:tc>
          <w:tcPr>
            <w:tcW w:w="2828"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842"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/address/input</w:t>
            </w:r>
          </w:p>
        </w:tc>
        <w:tc>
          <w:tcPr>
            <w:tcW w:w="992" w:type="dxa"/>
            <w:tcBorders/>
            <w:shd w:color="auto" w:fill="auto" w:val="clear"/>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5-3-3-2</w:t>
            </w:r>
          </w:p>
        </w:tc>
        <w:tc>
          <w:tcPr>
            <w:tcW w:w="2211"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注文登録確認画面</w:t>
            </w:r>
          </w:p>
        </w:tc>
        <w:tc>
          <w:tcPr>
            <w:tcW w:w="2828"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「ご注文の確定」ボタン</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/order/complete</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5-3-3-2</w:t>
            </w:r>
          </w:p>
        </w:tc>
        <w:tc>
          <w:tcPr>
            <w:tcW w:w="2211"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注文登録確認画面</w:t>
            </w:r>
          </w:p>
        </w:tc>
        <w:tc>
          <w:tcPr>
            <w:tcW w:w="2828"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/payment/input</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5-3-4-2</w:t>
            </w:r>
          </w:p>
        </w:tc>
        <w:tc>
          <w:tcPr>
            <w:tcW w:w="2211"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注文登録完了画面</w:t>
            </w:r>
          </w:p>
        </w:tc>
        <w:tc>
          <w:tcPr>
            <w:tcW w:w="2828"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「トップ画面へ」リンク</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6-1-1-3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6-1-1-4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会員一覧表示画面</w:t>
            </w:r>
          </w:p>
        </w:tc>
        <w:tc>
          <w:tcPr>
            <w:tcW w:w="2828"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「新規会員登録」ボタン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/user/regist/input/admin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6-1-1-3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6-1-1-4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b/>
                <w:b/>
                <w:sz w:val="18"/>
                <w:szCs w:val="18"/>
              </w:rPr>
            </w:pPr>
            <w:r>
              <w:rPr>
                <w:rFonts w:ascii="メイリオ" w:hAnsi="メイリオ" w:cs="" w:asciiTheme="minorEastAsia" w:hAnsiTheme="minorEastAsia"/>
                <w:kern w:val="2"/>
                <w:sz w:val="18"/>
                <w:szCs w:val="18"/>
                <w:lang w:val="en-US" w:eastAsia="ja-JP" w:bidi="ar-SA"/>
              </w:rPr>
              <w:t>会員一覧画面</w:t>
            </w:r>
          </w:p>
        </w:tc>
        <w:tc>
          <w:tcPr>
            <w:tcW w:w="2828"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r>
              <w:rPr>
                <w:rFonts w:ascii="メイリオ" w:hAnsi="メイリオ" w:cs="" w:asciiTheme="minorEastAsia" w:hAnsiTheme="minorEastAsia"/>
                <w:kern w:val="2"/>
                <w:sz w:val="18"/>
                <w:szCs w:val="18"/>
                <w:lang w:val="en-US" w:eastAsia="ja-JP" w:bidi="ar-SA"/>
              </w:rPr>
              <w:t>会員氏名</w:t>
            </w:r>
            <w:r>
              <w:rPr>
                <w:rFonts w:eastAsia="メイリオ" w:cs=""/>
                <w:kern w:val="2"/>
                <w:sz w:val="18"/>
                <w:szCs w:val="18"/>
                <w:lang w:val="en-US" w:eastAsia="ja-JP" w:bidi="ar-SA"/>
              </w:rPr>
              <w:t>}</w:t>
            </w:r>
            <w:r>
              <w:rPr>
                <w:rFonts w:ascii="メイリオ" w:hAnsi="メイリオ" w:cs="" w:asciiTheme="minorEastAsia" w:hAnsiTheme="minorEastAsia"/>
                <w:kern w:val="2"/>
                <w:sz w:val="18"/>
                <w:szCs w:val="18"/>
                <w:lang w:val="en-US" w:eastAsia="ja-JP" w:bidi="ar-SA"/>
              </w:rPr>
              <w:t>リンク</w:t>
            </w:r>
          </w:p>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Theme="minorEastAsia" w:hAnsiTheme="minorEastAsia"/>
                <w:sz w:val="18"/>
                <w:szCs w:val="18"/>
              </w:rPr>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/user/detail/admin/{id}</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6-1-1-3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6-1-1-4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会員一覧画面</w:t>
            </w:r>
          </w:p>
        </w:tc>
        <w:tc>
          <w:tcPr>
            <w:tcW w:w="2828"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「変更」ボタン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/user/update/input/admin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6-1-1-3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6-1-1-4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会員一覧画面</w:t>
            </w:r>
          </w:p>
        </w:tc>
        <w:tc>
          <w:tcPr>
            <w:tcW w:w="2828"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「削除」ボタン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/user/delete/check/admin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bl>
    <w:p>
      <w:pPr>
        <w:pStyle w:val="Normal"/>
        <w:widowControl/>
        <w:spacing w:lineRule="auto" w:line="240"/>
        <w:ind w:left="0" w:hanging="0"/>
        <w:jc w:val="left"/>
        <w:rPr/>
      </w:pPr>
      <w:r>
        <w:rPr/>
      </w:r>
      <w:r>
        <w:br w:type="page"/>
      </w:r>
    </w:p>
    <w:p>
      <w:pPr>
        <w:pStyle w:val="Normal"/>
        <w:snapToGrid w:val="false"/>
        <w:spacing w:lineRule="atLeast" w:line="160"/>
        <w:ind w:left="382" w:hanging="0"/>
        <w:jc w:val="right"/>
        <w:rPr>
          <w:sz w:val="16"/>
        </w:rPr>
      </w:pPr>
      <w:r>
        <w:rPr>
          <w:sz w:val="16"/>
        </w:rPr>
        <w:t>1-5 URL</w:t>
      </w:r>
      <w:r>
        <w:rPr>
          <w:sz w:val="16"/>
        </w:rPr>
        <w:t>一覧</w:t>
      </w:r>
    </w:p>
    <w:p>
      <w:pPr>
        <w:pStyle w:val="Normal"/>
        <w:widowControl/>
        <w:snapToGrid w:val="false"/>
        <w:spacing w:lineRule="atLeast" w:line="160"/>
        <w:ind w:left="0" w:hanging="0"/>
        <w:jc w:val="right"/>
        <w:rPr/>
      </w:pPr>
      <w:r>
        <w:rPr>
          <w:sz w:val="16"/>
        </w:rPr>
        <w:t>「</w:t>
      </w:r>
      <w:r>
        <w:rPr>
          <w:sz w:val="16"/>
        </w:rPr>
        <w:t>xxxx</w:t>
      </w:r>
      <w:r>
        <w:rPr>
          <w:sz w:val="16"/>
        </w:rPr>
        <w:t>」：固定値、</w:t>
      </w:r>
      <w:r>
        <w:rPr>
          <w:sz w:val="16"/>
        </w:rPr>
        <w:t>{xxxx}</w:t>
      </w:r>
      <w:r>
        <w:rPr>
          <w:sz w:val="16"/>
        </w:rPr>
        <w:t>：可変値</w:t>
      </w:r>
    </w:p>
    <w:tbl>
      <w:tblPr>
        <w:tblStyle w:val="1-51"/>
        <w:tblW w:w="991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45"/>
        <w:gridCol w:w="2211"/>
        <w:gridCol w:w="2828"/>
        <w:gridCol w:w="2842"/>
        <w:gridCol w:w="992"/>
      </w:tblGrid>
      <w:tr>
        <w:trPr>
          <w:cnfStyle w:val="100000000000" w:firstRow="1" w:lastRow="0" w:firstColumn="0" w:lastColumn="0" w:oddVBand="0" w:evenVBand="0" w:oddHBand="0" w:evenHBand="0" w:firstRowFirstColumn="0" w:firstRowLastColumn="0" w:lastRowFirstColumn="0" w:lastRowLastColumn="0"/>
        </w:trPr>
        <w:tc>
          <w:tcPr>
            <w:tcW w:w="1045" w:type="dxa"/>
            <w:cnfStyle w:val="001000000000" w:firstRow="0" w:lastRow="0" w:firstColumn="1" w:lastColumn="0" w:oddVBand="0" w:evenVBand="0" w:oddHBand="0" w:evenHBand="0" w:firstRowFirstColumn="0" w:firstRowLastColumn="0" w:lastRowFirstColumn="0" w:lastRowLastColumn="0"/>
            <w:tcBorders>
              <w:bottom w:val="single" w:sz="12" w:space="0" w:color="92CDDC"/>
            </w:tcBorders>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w:t>
            </w:r>
            <w:r>
              <w:rPr>
                <w:rFonts w:eastAsia="メイリオ" w:cs=""/>
                <w:b/>
                <w:bCs/>
                <w:kern w:val="2"/>
                <w:sz w:val="18"/>
                <w:szCs w:val="18"/>
                <w:lang w:val="en-US" w:eastAsia="ja-JP" w:bidi="ar-SA"/>
              </w:rPr>
              <w:t>ID</w:t>
            </w:r>
          </w:p>
        </w:tc>
        <w:tc>
          <w:tcPr>
            <w:tcW w:w="2211" w:type="dxa"/>
            <w:tcBorders>
              <w:bottom w:val="single" w:sz="12" w:space="0" w:color="92CDDC"/>
            </w:tcBorders>
          </w:tcPr>
          <w:p>
            <w:pPr>
              <w:pStyle w:val="Normal"/>
              <w:widowControl w:val="false"/>
              <w:suppressAutoHyphens w:val="true"/>
              <w:snapToGrid w:val="false"/>
              <w:spacing w:lineRule="atLeast" w:line="180"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画面名</w:t>
            </w:r>
          </w:p>
        </w:tc>
        <w:tc>
          <w:tcPr>
            <w:tcW w:w="2828" w:type="dxa"/>
            <w:tcBorders>
              <w:bottom w:val="single" w:sz="12" w:space="0" w:color="92CDDC"/>
            </w:tcBorders>
          </w:tcPr>
          <w:p>
            <w:pPr>
              <w:pStyle w:val="Normal"/>
              <w:widowControl w:val="false"/>
              <w:suppressAutoHyphens w:val="true"/>
              <w:snapToGrid w:val="false"/>
              <w:spacing w:lineRule="atLeast" w:line="180"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テンプレート内指定箇所</w:t>
            </w:r>
          </w:p>
        </w:tc>
        <w:tc>
          <w:tcPr>
            <w:tcW w:w="2842" w:type="dxa"/>
            <w:tcBorders>
              <w:bottom w:val="single" w:sz="12" w:space="0" w:color="92CDDC"/>
            </w:tcBorders>
          </w:tcPr>
          <w:p>
            <w:pPr>
              <w:pStyle w:val="Normal"/>
              <w:widowControl w:val="false"/>
              <w:suppressAutoHyphens w:val="true"/>
              <w:snapToGrid w:val="false"/>
              <w:spacing w:lineRule="atLeast" w:line="180"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パス名</w:t>
            </w:r>
          </w:p>
        </w:tc>
        <w:tc>
          <w:tcPr>
            <w:tcW w:w="992" w:type="dxa"/>
            <w:tcBorders>
              <w:bottom w:val="single" w:sz="12" w:space="0" w:color="92CDDC"/>
            </w:tcBorders>
          </w:tcPr>
          <w:p>
            <w:pPr>
              <w:pStyle w:val="Normal"/>
              <w:widowControl w:val="false"/>
              <w:suppressAutoHyphens w:val="true"/>
              <w:snapToGrid w:val="false"/>
              <w:spacing w:lineRule="atLeast" w:line="180"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メソッド</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6-2-1-2</w:t>
            </w:r>
          </w:p>
        </w:tc>
        <w:tc>
          <w:tcPr>
            <w:tcW w:w="2211"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会員詳細画面</w:t>
            </w:r>
          </w:p>
        </w:tc>
        <w:tc>
          <w:tcPr>
            <w:tcW w:w="2828"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842"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c>
          <w:tcPr>
            <w:tcW w:w="992"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6-2-1-2</w:t>
            </w:r>
          </w:p>
        </w:tc>
        <w:tc>
          <w:tcPr>
            <w:tcW w:w="2211"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会員詳細画面</w:t>
            </w:r>
          </w:p>
        </w:tc>
        <w:tc>
          <w:tcPr>
            <w:tcW w:w="2828"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「変更」ボタン</w:t>
            </w:r>
          </w:p>
        </w:tc>
        <w:tc>
          <w:tcPr>
            <w:tcW w:w="2842"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/user/update/input</w:t>
            </w:r>
          </w:p>
        </w:tc>
        <w:tc>
          <w:tcPr>
            <w:tcW w:w="992"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c>
          <w:tcPr>
            <w:tcW w:w="104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6-2-1-2</w:t>
            </w:r>
          </w:p>
        </w:tc>
        <w:tc>
          <w:tcPr>
            <w:tcW w:w="2211"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会員詳細画面</w:t>
            </w:r>
          </w:p>
        </w:tc>
        <w:tc>
          <w:tcPr>
            <w:tcW w:w="2828"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「退会」ボタン</w:t>
            </w:r>
          </w:p>
        </w:tc>
        <w:tc>
          <w:tcPr>
            <w:tcW w:w="2842"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/user/delete/check</w:t>
            </w:r>
          </w:p>
        </w:tc>
        <w:tc>
          <w:tcPr>
            <w:tcW w:w="992"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628"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6-2-1-3</w:t>
              <w:br/>
              <w:t>6-2-1-4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会員詳細画面</w:t>
            </w:r>
          </w:p>
        </w:tc>
        <w:tc>
          <w:tcPr>
            <w:tcW w:w="2828"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「戻る」ボタン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/user/list</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488"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6-2-1-3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6-2-1-4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会員詳細画面</w:t>
            </w:r>
          </w:p>
        </w:tc>
        <w:tc>
          <w:tcPr>
            <w:tcW w:w="2828"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「変更」ボタン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/user/update/input/admin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6-2-1-3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6-2-1-4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会員詳細画面</w:t>
            </w:r>
          </w:p>
        </w:tc>
        <w:tc>
          <w:tcPr>
            <w:tcW w:w="2828"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「削除」ボタン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/user/delete/check/admin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6-3-1-1</w:t>
            </w:r>
          </w:p>
        </w:tc>
        <w:tc>
          <w:tcPr>
            <w:tcW w:w="2211"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会員登録入力画面</w:t>
            </w:r>
          </w:p>
        </w:tc>
        <w:tc>
          <w:tcPr>
            <w:tcW w:w="2828"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「確認」ボタン</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/user/regist/check</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6-3-1-1</w:t>
            </w:r>
          </w:p>
        </w:tc>
        <w:tc>
          <w:tcPr>
            <w:tcW w:w="2211"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会員登録入力画面</w:t>
            </w:r>
          </w:p>
        </w:tc>
        <w:tc>
          <w:tcPr>
            <w:tcW w:w="2828"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「戻る」ボタン</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6-3-2-1</w:t>
            </w:r>
          </w:p>
        </w:tc>
        <w:tc>
          <w:tcPr>
            <w:tcW w:w="2211"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会員登録確認画面</w:t>
            </w:r>
          </w:p>
        </w:tc>
        <w:tc>
          <w:tcPr>
            <w:tcW w:w="2828"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「登録」ボタン</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/user/regist/complete</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6-3-2-1</w:t>
            </w:r>
          </w:p>
        </w:tc>
        <w:tc>
          <w:tcPr>
            <w:tcW w:w="2211"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会員登録確認画面</w:t>
            </w:r>
          </w:p>
        </w:tc>
        <w:tc>
          <w:tcPr>
            <w:tcW w:w="2828"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「戻る」ボタン</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/user/regist/input</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6-3-3-2</w:t>
            </w:r>
          </w:p>
        </w:tc>
        <w:tc>
          <w:tcPr>
            <w:tcW w:w="2211"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会員登録完了画面</w:t>
            </w:r>
          </w:p>
        </w:tc>
        <w:tc>
          <w:tcPr>
            <w:tcW w:w="2828"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「トップへ戻る」リンク</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514"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6-3-1-3</w:t>
              <w:br/>
              <w:t>6-3-1-4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会員登録入力画面</w:t>
            </w:r>
          </w:p>
        </w:tc>
        <w:tc>
          <w:tcPr>
            <w:tcW w:w="2828"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「確認」ボタン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/user/regist/check/admin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6-3-1-3</w:t>
              <w:br/>
              <w:t>6-3-1-4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会員登録入力画面</w:t>
            </w:r>
          </w:p>
        </w:tc>
        <w:tc>
          <w:tcPr>
            <w:tcW w:w="2828"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「戻る」ボタン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/user/list</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6-3-2-3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6-3-2-4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会員登録確認画面</w:t>
            </w:r>
          </w:p>
        </w:tc>
        <w:tc>
          <w:tcPr>
            <w:tcW w:w="2828"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「登録」ボタン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/user/regist/complete/admin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6-3-2-3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6-3-2-4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会員登録確認画面</w:t>
            </w:r>
          </w:p>
        </w:tc>
        <w:tc>
          <w:tcPr>
            <w:tcW w:w="2828"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「戻る」ボタン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/user/regist/input/admin</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6-3-3-3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6-3-3-4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会員登録完了画面</w:t>
            </w:r>
          </w:p>
        </w:tc>
        <w:tc>
          <w:tcPr>
            <w:tcW w:w="2828"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「会員一覧へ戻る」リンク</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/user/list</w:t>
            </w:r>
          </w:p>
        </w:tc>
        <w:tc>
          <w:tcPr>
            <w:tcW w:w="99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6-4-1-2</w:t>
            </w:r>
          </w:p>
        </w:tc>
        <w:tc>
          <w:tcPr>
            <w:tcW w:w="2211"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会員変更入力画面</w:t>
            </w:r>
          </w:p>
        </w:tc>
        <w:tc>
          <w:tcPr>
            <w:tcW w:w="2828"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「確認」ボタン</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/user/update/check</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6-4-1-2</w:t>
            </w:r>
          </w:p>
        </w:tc>
        <w:tc>
          <w:tcPr>
            <w:tcW w:w="2211"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会員変更入力画面</w:t>
            </w:r>
          </w:p>
        </w:tc>
        <w:tc>
          <w:tcPr>
            <w:tcW w:w="2828"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/user/detail</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6-4-2-2</w:t>
            </w:r>
          </w:p>
        </w:tc>
        <w:tc>
          <w:tcPr>
            <w:tcW w:w="2211"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会員変更確認画面</w:t>
            </w:r>
          </w:p>
        </w:tc>
        <w:tc>
          <w:tcPr>
            <w:tcW w:w="2828"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「登録」ボタン</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/user/update/complete</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6-4-2-2</w:t>
            </w:r>
          </w:p>
        </w:tc>
        <w:tc>
          <w:tcPr>
            <w:tcW w:w="2211"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会員変更確認画面</w:t>
            </w:r>
          </w:p>
        </w:tc>
        <w:tc>
          <w:tcPr>
            <w:tcW w:w="2828"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/user/update/input</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5" w:type="dxa"/>
            <w:cnfStyle w:val="001000000000" w:firstRow="0" w:lastRow="0" w:firstColumn="1" w:lastColumn="0" w:oddVBand="0" w:evenVBand="0" w:oddHBand="0" w:evenHBand="0" w:firstRowFirstColumn="0" w:firstRowLastColumn="0" w:lastRowFirstColumn="0" w:lastRowLastColumn="0"/>
            <w:tcBorders/>
            <w:shd w:color="auto" w:fill="auto"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6-4-3-2</w:t>
            </w:r>
          </w:p>
        </w:tc>
        <w:tc>
          <w:tcPr>
            <w:tcW w:w="2211"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会員変更完了画面</w:t>
            </w:r>
          </w:p>
        </w:tc>
        <w:tc>
          <w:tcPr>
            <w:tcW w:w="2828"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「会員詳細へ戻る」リンク</w:t>
            </w:r>
          </w:p>
        </w:tc>
        <w:tc>
          <w:tcPr>
            <w:tcW w:w="284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/user/detail</w:t>
            </w:r>
          </w:p>
        </w:tc>
        <w:tc>
          <w:tcPr>
            <w:tcW w:w="992" w:type="dxa"/>
            <w:tcBorders/>
            <w:shd w:color="auto" w:fill="auto"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bl>
    <w:p>
      <w:pPr>
        <w:pStyle w:val="Normal"/>
        <w:widowControl/>
        <w:spacing w:lineRule="auto" w:line="240"/>
        <w:ind w:left="0" w:hanging="0"/>
        <w:jc w:val="left"/>
        <w:rPr/>
      </w:pPr>
      <w:r>
        <w:rPr/>
      </w:r>
      <w:r>
        <w:br w:type="page"/>
      </w:r>
    </w:p>
    <w:p>
      <w:pPr>
        <w:pStyle w:val="Normal"/>
        <w:snapToGrid w:val="false"/>
        <w:spacing w:lineRule="atLeast" w:line="160"/>
        <w:ind w:left="382" w:hanging="0"/>
        <w:jc w:val="right"/>
        <w:rPr>
          <w:sz w:val="16"/>
        </w:rPr>
      </w:pPr>
      <w:r>
        <w:rPr>
          <w:sz w:val="16"/>
        </w:rPr>
        <w:t>1-5 URL</w:t>
      </w:r>
      <w:r>
        <w:rPr>
          <w:sz w:val="16"/>
        </w:rPr>
        <w:t>一覧</w:t>
      </w:r>
    </w:p>
    <w:p>
      <w:pPr>
        <w:pStyle w:val="Normal"/>
        <w:widowControl/>
        <w:snapToGrid w:val="false"/>
        <w:spacing w:lineRule="atLeast" w:line="160"/>
        <w:ind w:left="0" w:hanging="0"/>
        <w:jc w:val="right"/>
        <w:rPr/>
      </w:pPr>
      <w:r>
        <w:rPr>
          <w:sz w:val="16"/>
        </w:rPr>
        <w:t>「</w:t>
      </w:r>
      <w:r>
        <w:rPr>
          <w:sz w:val="16"/>
        </w:rPr>
        <w:t>xxxx</w:t>
      </w:r>
      <w:r>
        <w:rPr>
          <w:sz w:val="16"/>
        </w:rPr>
        <w:t>」：固定値、</w:t>
      </w:r>
      <w:r>
        <w:rPr>
          <w:sz w:val="16"/>
        </w:rPr>
        <w:t>{xxxx}</w:t>
      </w:r>
      <w:r>
        <w:rPr>
          <w:sz w:val="16"/>
        </w:rPr>
        <w:t>：可変値</w:t>
      </w:r>
    </w:p>
    <w:tbl>
      <w:tblPr>
        <w:tblStyle w:val="1-51"/>
        <w:tblW w:w="992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044"/>
        <w:gridCol w:w="2211"/>
        <w:gridCol w:w="2829"/>
        <w:gridCol w:w="2842"/>
        <w:gridCol w:w="994"/>
      </w:tblGrid>
      <w:tr>
        <w:trPr>
          <w:cnfStyle w:val="100000000000" w:firstRow="1" w:lastRow="0" w:firstColumn="0" w:lastColumn="0" w:oddVBand="0" w:evenVBand="0" w:oddHBand="0" w:evenHBand="0" w:firstRowFirstColumn="0" w:firstRowLastColumn="0" w:lastRowFirstColumn="0" w:lastRowLastColumn="0"/>
        </w:trPr>
        <w:tc>
          <w:tcPr>
            <w:tcW w:w="1044" w:type="dxa"/>
            <w:cnfStyle w:val="001000000000" w:firstRow="0" w:lastRow="0" w:firstColumn="1" w:lastColumn="0" w:oddVBand="0" w:evenVBand="0" w:oddHBand="0" w:evenHBand="0" w:firstRowFirstColumn="0" w:firstRowLastColumn="0" w:lastRowFirstColumn="0" w:lastRowLastColumn="0"/>
            <w:tcBorders>
              <w:bottom w:val="single" w:sz="12" w:space="0" w:color="92CDDC"/>
            </w:tcBorders>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w:t>
            </w:r>
            <w:r>
              <w:rPr>
                <w:rFonts w:eastAsia="メイリオ" w:cs=""/>
                <w:b/>
                <w:bCs/>
                <w:kern w:val="2"/>
                <w:sz w:val="18"/>
                <w:szCs w:val="18"/>
                <w:lang w:val="en-US" w:eastAsia="ja-JP" w:bidi="ar-SA"/>
              </w:rPr>
              <w:t>ID</w:t>
            </w:r>
          </w:p>
        </w:tc>
        <w:tc>
          <w:tcPr>
            <w:tcW w:w="2211" w:type="dxa"/>
            <w:tcBorders>
              <w:bottom w:val="single" w:sz="12" w:space="0" w:color="92CDDC"/>
            </w:tcBorders>
          </w:tcPr>
          <w:p>
            <w:pPr>
              <w:pStyle w:val="Normal"/>
              <w:widowControl w:val="false"/>
              <w:suppressAutoHyphens w:val="true"/>
              <w:snapToGrid w:val="false"/>
              <w:spacing w:lineRule="atLeast" w:line="180"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画面名</w:t>
            </w:r>
          </w:p>
        </w:tc>
        <w:tc>
          <w:tcPr>
            <w:tcW w:w="2829" w:type="dxa"/>
            <w:tcBorders>
              <w:bottom w:val="single" w:sz="12" w:space="0" w:color="92CDDC"/>
            </w:tcBorders>
          </w:tcPr>
          <w:p>
            <w:pPr>
              <w:pStyle w:val="Normal"/>
              <w:widowControl w:val="false"/>
              <w:suppressAutoHyphens w:val="true"/>
              <w:snapToGrid w:val="false"/>
              <w:spacing w:lineRule="atLeast" w:line="180"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テンプレート内指定箇所</w:t>
            </w:r>
          </w:p>
        </w:tc>
        <w:tc>
          <w:tcPr>
            <w:tcW w:w="2842" w:type="dxa"/>
            <w:tcBorders>
              <w:bottom w:val="single" w:sz="12" w:space="0" w:color="92CDDC"/>
            </w:tcBorders>
          </w:tcPr>
          <w:p>
            <w:pPr>
              <w:pStyle w:val="Normal"/>
              <w:widowControl w:val="false"/>
              <w:suppressAutoHyphens w:val="true"/>
              <w:snapToGrid w:val="false"/>
              <w:spacing w:lineRule="atLeast" w:line="180"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パス名</w:t>
            </w:r>
          </w:p>
        </w:tc>
        <w:tc>
          <w:tcPr>
            <w:tcW w:w="994" w:type="dxa"/>
            <w:tcBorders>
              <w:bottom w:val="single" w:sz="12" w:space="0" w:color="92CDDC"/>
            </w:tcBorders>
          </w:tcPr>
          <w:p>
            <w:pPr>
              <w:pStyle w:val="Normal"/>
              <w:widowControl w:val="false"/>
              <w:suppressAutoHyphens w:val="true"/>
              <w:snapToGrid w:val="false"/>
              <w:spacing w:lineRule="atLeast" w:line="180" w:before="0" w:after="0"/>
              <w:ind w:left="0" w:hanging="0"/>
              <w:cnfStyle w:val="100000000000" w:firstRow="1"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b/>
                <w:bCs/>
                <w:kern w:val="2"/>
                <w:sz w:val="18"/>
                <w:szCs w:val="18"/>
                <w:lang w:val="en-US" w:eastAsia="ja-JP" w:bidi="ar-SA"/>
              </w:rPr>
              <w:t>メソッド</w:t>
            </w:r>
          </w:p>
        </w:tc>
      </w:tr>
      <w:tr>
        <w:trPr/>
        <w:tc>
          <w:tcPr>
            <w:tcW w:w="1044"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6-4-1-3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6-4-1-4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会員変更入力画面</w:t>
            </w:r>
          </w:p>
        </w:tc>
        <w:tc>
          <w:tcPr>
            <w:tcW w:w="2829"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「確認」ボタン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/user/update/check/admin</w:t>
            </w:r>
          </w:p>
        </w:tc>
        <w:tc>
          <w:tcPr>
            <w:tcW w:w="9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c>
          <w:tcPr>
            <w:tcW w:w="1044"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6-4-1-3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6-4-1-4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会員変更入力画面</w:t>
            </w:r>
          </w:p>
        </w:tc>
        <w:tc>
          <w:tcPr>
            <w:tcW w:w="2829"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「戻る」ボタン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/user/detail/admin/{id}</w:t>
            </w:r>
          </w:p>
        </w:tc>
        <w:tc>
          <w:tcPr>
            <w:tcW w:w="9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4"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6-4-2-3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6-4-2-4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会員変更確認画面</w:t>
            </w:r>
          </w:p>
        </w:tc>
        <w:tc>
          <w:tcPr>
            <w:tcW w:w="2829"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「登録」ボタン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/user/update/complete/admin</w:t>
            </w:r>
          </w:p>
        </w:tc>
        <w:tc>
          <w:tcPr>
            <w:tcW w:w="9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c>
          <w:tcPr>
            <w:tcW w:w="1044"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6-4-2-3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6-4-2-4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会員変更確認画面</w:t>
            </w:r>
          </w:p>
        </w:tc>
        <w:tc>
          <w:tcPr>
            <w:tcW w:w="2829"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「戻る」ボタン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/user/update/input/admin</w:t>
            </w:r>
          </w:p>
        </w:tc>
        <w:tc>
          <w:tcPr>
            <w:tcW w:w="9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c>
          <w:tcPr>
            <w:tcW w:w="1044"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6-4-3-3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6-4-3-4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会員変更完了画面</w:t>
            </w:r>
          </w:p>
        </w:tc>
        <w:tc>
          <w:tcPr>
            <w:tcW w:w="2829"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「会員詳細へ戻る」リンク</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/user/list</w:t>
            </w:r>
          </w:p>
        </w:tc>
        <w:tc>
          <w:tcPr>
            <w:tcW w:w="9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6-5-1-2</w:t>
            </w:r>
          </w:p>
        </w:tc>
        <w:tc>
          <w:tcPr>
            <w:tcW w:w="2211"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会員削除確認画面</w:t>
            </w:r>
          </w:p>
        </w:tc>
        <w:tc>
          <w:tcPr>
            <w:tcW w:w="2829"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「退会」ボタン</w:t>
            </w:r>
          </w:p>
        </w:tc>
        <w:tc>
          <w:tcPr>
            <w:tcW w:w="2842"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/user/delete/complete</w:t>
            </w:r>
          </w:p>
        </w:tc>
        <w:tc>
          <w:tcPr>
            <w:tcW w:w="994"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c>
          <w:tcPr>
            <w:tcW w:w="104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6-5-1-2</w:t>
            </w:r>
          </w:p>
        </w:tc>
        <w:tc>
          <w:tcPr>
            <w:tcW w:w="2211"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会員削除確認画面</w:t>
            </w:r>
          </w:p>
        </w:tc>
        <w:tc>
          <w:tcPr>
            <w:tcW w:w="2829"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ＭＳ Ｐゴシック" w:asciiTheme="minorEastAsia" w:hAnsiTheme="minorEastAsia"/>
                <w:color w:val="000000"/>
                <w:kern w:val="0"/>
                <w:sz w:val="18"/>
                <w:szCs w:val="18"/>
                <w:lang w:val="en-US" w:eastAsia="ja-JP" w:bidi="ar-SA"/>
              </w:rPr>
              <w:t>「戻る」ボタン</w:t>
            </w:r>
          </w:p>
        </w:tc>
        <w:tc>
          <w:tcPr>
            <w:tcW w:w="2842"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/user/detail</w:t>
            </w:r>
          </w:p>
        </w:tc>
        <w:tc>
          <w:tcPr>
            <w:tcW w:w="994"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c>
          <w:tcPr>
            <w:tcW w:w="104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sz w:val="18"/>
                <w:szCs w:val="18"/>
              </w:rPr>
            </w:pPr>
            <w:r>
              <w:rPr>
                <w:rFonts w:eastAsia="メイリオ" w:cs=""/>
                <w:b/>
                <w:bCs/>
                <w:kern w:val="2"/>
                <w:sz w:val="18"/>
                <w:szCs w:val="18"/>
                <w:lang w:val="en-US" w:eastAsia="ja-JP" w:bidi="ar-SA"/>
              </w:rPr>
              <w:t>6-5-2-1</w:t>
            </w:r>
          </w:p>
        </w:tc>
        <w:tc>
          <w:tcPr>
            <w:tcW w:w="2211"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会員削除完了画面</w:t>
            </w:r>
          </w:p>
        </w:tc>
        <w:tc>
          <w:tcPr>
            <w:tcW w:w="2829"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「トップへ戻る」リンク</w:t>
            </w:r>
          </w:p>
        </w:tc>
        <w:tc>
          <w:tcPr>
            <w:tcW w:w="2842"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w:t>
            </w:r>
          </w:p>
        </w:tc>
        <w:tc>
          <w:tcPr>
            <w:tcW w:w="994" w:type="dxa"/>
            <w:tcBorders/>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4"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6-5-1-3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6-5-1-4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会員削除確認画面</w:t>
            </w:r>
          </w:p>
        </w:tc>
        <w:tc>
          <w:tcPr>
            <w:tcW w:w="2829"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cs="ＭＳ Ｐゴシック" w:asciiTheme="minorEastAsia" w:hAnsiTheme="minorEastAsia"/>
                <w:color w:val="000000"/>
                <w:kern w:val="0"/>
                <w:sz w:val="18"/>
                <w:szCs w:val="18"/>
              </w:rPr>
            </w:pPr>
            <w:r>
              <w:rPr>
                <w:rFonts w:ascii="メイリオ" w:hAnsi="メイリオ" w:asciiTheme="minorEastAsia" w:hAnsiTheme="minorEastAsia"/>
                <w:sz w:val="18"/>
                <w:szCs w:val="18"/>
                <w:lang w:val="en-US" w:eastAsia="ja-JP" w:bidi="ar-SA"/>
              </w:rPr>
              <w:t>「削除」ボタン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/user/delete/complete/admin</w:t>
            </w:r>
          </w:p>
        </w:tc>
        <w:tc>
          <w:tcPr>
            <w:tcW w:w="9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POST</w:t>
            </w:r>
          </w:p>
        </w:tc>
      </w:tr>
      <w:tr>
        <w:trPr>
          <w:trHeight w:val="283" w:hRule="atLeast"/>
        </w:trPr>
        <w:tc>
          <w:tcPr>
            <w:tcW w:w="1044"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6-5-1-3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6-5-1-4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会員削除確認画面</w:t>
            </w:r>
          </w:p>
        </w:tc>
        <w:tc>
          <w:tcPr>
            <w:tcW w:w="2829"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「戻る」ボタン</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/user/detail/admin/{id}</w:t>
            </w:r>
          </w:p>
        </w:tc>
        <w:tc>
          <w:tcPr>
            <w:tcW w:w="9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283" w:hRule="atLeast"/>
        </w:trPr>
        <w:tc>
          <w:tcPr>
            <w:tcW w:w="1044" w:type="dxa"/>
            <w:cnfStyle w:val="001000000000" w:firstRow="0" w:lastRow="0" w:firstColumn="1" w:lastColumn="0" w:oddVBand="0" w:evenVBand="0" w:oddHBand="0" w:evenHBand="0" w:firstRowFirstColumn="0" w:firstRowLastColumn="0" w:lastRowFirstColumn="0" w:lastRowLastColumn="0"/>
            <w:tcBorders/>
            <w:shd w:color="auto" w:fill="EEECE1" w:themeFill="background2"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6-5-2-3</w:t>
            </w:r>
          </w:p>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sz w:val="18"/>
                <w:szCs w:val="18"/>
              </w:rPr>
            </w:pPr>
            <w:r>
              <w:rPr>
                <w:rFonts w:eastAsia="メイリオ" w:cs=""/>
                <w:b/>
                <w:bCs/>
                <w:kern w:val="2"/>
                <w:sz w:val="18"/>
                <w:szCs w:val="18"/>
                <w:lang w:val="en-US" w:eastAsia="ja-JP" w:bidi="ar-SA"/>
              </w:rPr>
              <w:t>6-5-2-4</w:t>
            </w:r>
          </w:p>
        </w:tc>
        <w:tc>
          <w:tcPr>
            <w:tcW w:w="2211"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会員削除完了画面</w:t>
            </w:r>
          </w:p>
        </w:tc>
        <w:tc>
          <w:tcPr>
            <w:tcW w:w="2829"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cs="" w:asciiTheme="minorEastAsia" w:hAnsiTheme="minorEastAsia"/>
                <w:kern w:val="2"/>
                <w:sz w:val="18"/>
                <w:szCs w:val="18"/>
                <w:lang w:val="en-US" w:eastAsia="ja-JP" w:bidi="ar-SA"/>
              </w:rPr>
              <w:t>「会員一覧へ戻る」リンク</w:t>
            </w:r>
          </w:p>
        </w:tc>
        <w:tc>
          <w:tcPr>
            <w:tcW w:w="2842"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/user/list</w:t>
            </w:r>
          </w:p>
        </w:tc>
        <w:tc>
          <w:tcPr>
            <w:tcW w:w="994" w:type="dxa"/>
            <w:tcBorders/>
            <w:shd w:color="auto" w:fill="EEECE1" w:themeFill="background2"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eastAsia="メイリオ" w:cs=""/>
                <w:kern w:val="2"/>
                <w:sz w:val="18"/>
                <w:szCs w:val="18"/>
                <w:lang w:val="en-US" w:eastAsia="ja-JP" w:bidi="ar-SA"/>
              </w:rPr>
              <w:t>GET</w:t>
            </w:r>
          </w:p>
        </w:tc>
      </w:tr>
      <w:tr>
        <w:trPr>
          <w:trHeight w:val="410" w:hRule="atLeast"/>
        </w:trPr>
        <w:tc>
          <w:tcPr>
            <w:tcW w:w="1044" w:type="dxa"/>
            <w:cnfStyle w:val="001000000000" w:firstRow="0" w:lastRow="0" w:firstColumn="1" w:lastColumn="0" w:oddVBand="0" w:evenVBand="0" w:oddHBand="0" w:evenHBand="0" w:firstRowFirstColumn="0" w:firstRowLastColumn="0" w:lastRowFirstColumn="0" w:lastRowLastColumn="0"/>
            <w:tcBorders/>
            <w:shd w:color="auto" w:fill="4BACC6" w:themeFill="accent5"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bCs w:val="false"/>
                <w:sz w:val="18"/>
                <w:szCs w:val="18"/>
              </w:rPr>
            </w:pPr>
            <w:r>
              <w:rPr>
                <w:rFonts w:asciiTheme="minorEastAsia" w:hAnsiTheme="minorEastAsia"/>
                <w:b/>
                <w:bCs/>
                <w:sz w:val="18"/>
                <w:szCs w:val="18"/>
              </w:rPr>
              <w:t>4-1-1-2</w:t>
            </w:r>
          </w:p>
        </w:tc>
        <w:tc>
          <w:tcPr>
            <w:tcW w:w="2211" w:type="dxa"/>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asciiTheme="minorEastAsia" w:hAnsiTheme="minorEastAsia"/>
                <w:sz w:val="18"/>
                <w:szCs w:val="18"/>
              </w:rPr>
              <w:t>買い物かご画面</w:t>
            </w:r>
          </w:p>
        </w:tc>
        <w:tc>
          <w:tcPr>
            <w:tcW w:w="2829" w:type="dxa"/>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asciiTheme="minorEastAsia" w:hAnsiTheme="minorEastAsia"/>
                <w:sz w:val="18"/>
                <w:szCs w:val="18"/>
              </w:rPr>
              <w:t>「商品リンク」ボタン</w:t>
            </w:r>
          </w:p>
        </w:tc>
        <w:tc>
          <w:tcPr>
            <w:tcW w:w="2842" w:type="dxa"/>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i w:val="false"/>
                <w:i w:val="false"/>
                <w:iCs w:val="false"/>
                <w:sz w:val="18"/>
                <w:szCs w:val="18"/>
              </w:rPr>
            </w:pPr>
            <w:r>
              <w:rPr>
                <w:rFonts w:asciiTheme="minorEastAsia" w:hAnsiTheme="minorEastAsia"/>
                <w:i w:val="false"/>
                <w:iCs w:val="false"/>
                <w:sz w:val="18"/>
                <w:szCs w:val="18"/>
              </w:rPr>
              <w:t>/basket/delete</w:t>
            </w:r>
          </w:p>
        </w:tc>
        <w:tc>
          <w:tcPr>
            <w:tcW w:w="994" w:type="dxa"/>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Theme="minorEastAsia" w:hAnsiTheme="minorEastAsia"/>
                <w:sz w:val="18"/>
                <w:szCs w:val="18"/>
              </w:rPr>
              <w:t>POST</w:t>
            </w:r>
          </w:p>
        </w:tc>
      </w:tr>
      <w:tr>
        <w:trPr>
          <w:trHeight w:val="410" w:hRule="atLeast"/>
        </w:trPr>
        <w:tc>
          <w:tcPr>
            <w:tcW w:w="1044" w:type="dxa"/>
            <w:cnfStyle w:val="001000000000" w:firstRow="0" w:lastRow="0" w:firstColumn="1" w:lastColumn="0" w:oddVBand="0" w:evenVBand="0" w:oddHBand="0" w:evenHBand="0" w:firstRowFirstColumn="0" w:firstRowLastColumn="0" w:lastRowFirstColumn="0" w:lastRowLastColumn="0"/>
            <w:tcBorders>
              <w:top w:val="nil"/>
            </w:tcBorders>
            <w:shd w:color="auto" w:fill="4BACC6" w:themeFill="accent5"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bCs w:val="false"/>
                <w:sz w:val="18"/>
                <w:szCs w:val="18"/>
              </w:rPr>
            </w:pPr>
            <w:r>
              <w:rPr>
                <w:rFonts w:asciiTheme="minorEastAsia" w:hAnsiTheme="minorEastAsia"/>
                <w:b/>
                <w:bCs/>
                <w:sz w:val="18"/>
                <w:szCs w:val="18"/>
              </w:rPr>
              <w:t>7-2-1-2</w:t>
            </w:r>
          </w:p>
        </w:tc>
        <w:tc>
          <w:tcPr>
            <w:tcW w:w="2211" w:type="dxa"/>
            <w:tcBorders>
              <w:top w:val="nil"/>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asciiTheme="minorEastAsia" w:hAnsiTheme="minorEastAsia"/>
                <w:sz w:val="18"/>
                <w:szCs w:val="18"/>
              </w:rPr>
              <w:t>買い物かご画面</w:t>
            </w:r>
          </w:p>
        </w:tc>
        <w:tc>
          <w:tcPr>
            <w:tcW w:w="2829" w:type="dxa"/>
            <w:tcBorders>
              <w:top w:val="nil"/>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Theme="minorEastAsia" w:hAnsiTheme="minorEastAsia"/>
                <w:sz w:val="18"/>
                <w:szCs w:val="18"/>
              </w:rPr>
              <w:t>{</w:t>
            </w:r>
            <w:r>
              <w:rPr>
                <w:rFonts w:ascii="メイリオ" w:hAnsi="メイリオ" w:asciiTheme="minorEastAsia" w:hAnsiTheme="minorEastAsia"/>
                <w:sz w:val="18"/>
                <w:szCs w:val="18"/>
              </w:rPr>
              <w:t>商品画面</w:t>
            </w:r>
            <w:r>
              <w:rPr>
                <w:rFonts w:asciiTheme="minorEastAsia" w:hAnsiTheme="minorEastAsia"/>
                <w:sz w:val="18"/>
                <w:szCs w:val="18"/>
              </w:rPr>
              <w:t>}</w:t>
            </w:r>
            <w:r>
              <w:rPr>
                <w:rFonts w:ascii="メイリオ" w:hAnsi="メイリオ" w:asciiTheme="minorEastAsia" w:hAnsiTheme="minorEastAsia"/>
                <w:sz w:val="18"/>
                <w:szCs w:val="18"/>
              </w:rPr>
              <w:t>リンク</w:t>
            </w:r>
            <w:r>
              <w:rPr>
                <w:rFonts w:asciiTheme="minorEastAsia" w:hAnsiTheme="minorEastAsia"/>
                <w:sz w:val="18"/>
                <w:szCs w:val="18"/>
              </w:rPr>
              <w:t>(</w:t>
            </w:r>
            <w:r>
              <w:rPr>
                <w:rFonts w:ascii="メイリオ" w:hAnsi="メイリオ" w:asciiTheme="minorEastAsia" w:hAnsiTheme="minorEastAsia"/>
                <w:sz w:val="18"/>
                <w:szCs w:val="18"/>
              </w:rPr>
              <w:t>関連商品</w:t>
            </w:r>
            <w:r>
              <w:rPr>
                <w:rFonts w:asciiTheme="minorEastAsia" w:hAnsiTheme="minorEastAsia"/>
                <w:sz w:val="18"/>
                <w:szCs w:val="18"/>
              </w:rPr>
              <w:t>)</w:t>
            </w:r>
          </w:p>
        </w:tc>
        <w:tc>
          <w:tcPr>
            <w:tcW w:w="2842" w:type="dxa"/>
            <w:tcBorders>
              <w:top w:val="nil"/>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i w:val="false"/>
                <w:i w:val="false"/>
                <w:iCs w:val="false"/>
                <w:sz w:val="18"/>
                <w:szCs w:val="18"/>
              </w:rPr>
            </w:pPr>
            <w:r>
              <w:rPr>
                <w:rFonts w:asciiTheme="minorEastAsia" w:hAnsiTheme="minorEastAsia"/>
                <w:i w:val="false"/>
                <w:iCs w:val="false"/>
                <w:sz w:val="18"/>
                <w:szCs w:val="18"/>
              </w:rPr>
              <w:t>/item/datail/admin/{id}</w:t>
            </w:r>
          </w:p>
        </w:tc>
        <w:tc>
          <w:tcPr>
            <w:tcW w:w="994" w:type="dxa"/>
            <w:tcBorders>
              <w:top w:val="nil"/>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Theme="minorEastAsia" w:hAnsiTheme="minorEastAsia"/>
                <w:sz w:val="18"/>
                <w:szCs w:val="18"/>
              </w:rPr>
              <w:t>GET</w:t>
            </w:r>
          </w:p>
        </w:tc>
      </w:tr>
      <w:tr>
        <w:trPr>
          <w:trHeight w:val="410" w:hRule="atLeast"/>
        </w:trPr>
        <w:tc>
          <w:tcPr>
            <w:tcW w:w="1044" w:type="dxa"/>
            <w:cnfStyle w:val="001000000000" w:firstRow="0" w:lastRow="0" w:firstColumn="1" w:lastColumn="0" w:oddVBand="0" w:evenVBand="0" w:oddHBand="0" w:evenHBand="0" w:firstRowFirstColumn="0" w:firstRowLastColumn="0" w:lastRowFirstColumn="0" w:lastRowLastColumn="0"/>
            <w:tcBorders>
              <w:top w:val="nil"/>
            </w:tcBorders>
            <w:shd w:color="auto" w:fill="4BACC6" w:themeFill="accent5"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bCs w:val="false"/>
                <w:sz w:val="18"/>
                <w:szCs w:val="18"/>
              </w:rPr>
            </w:pPr>
            <w:r>
              <w:rPr>
                <w:rFonts w:asciiTheme="minorEastAsia" w:hAnsiTheme="minorEastAsia"/>
                <w:b/>
                <w:bCs/>
                <w:sz w:val="18"/>
                <w:szCs w:val="18"/>
              </w:rPr>
              <w:t>4-1-1-2</w:t>
            </w:r>
          </w:p>
        </w:tc>
        <w:tc>
          <w:tcPr>
            <w:tcW w:w="2211" w:type="dxa"/>
            <w:tcBorders>
              <w:top w:val="nil"/>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asciiTheme="minorEastAsia" w:hAnsiTheme="minorEastAsia"/>
                <w:sz w:val="18"/>
                <w:szCs w:val="18"/>
              </w:rPr>
              <w:t>買い物かご画面</w:t>
            </w:r>
          </w:p>
        </w:tc>
        <w:tc>
          <w:tcPr>
            <w:tcW w:w="2829" w:type="dxa"/>
            <w:tcBorders>
              <w:top w:val="nil"/>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asciiTheme="minorEastAsia" w:hAnsiTheme="minorEastAsia"/>
                <w:sz w:val="18"/>
                <w:szCs w:val="18"/>
              </w:rPr>
              <w:t>「ご注文のお手続き」ボタン</w:t>
            </w:r>
          </w:p>
        </w:tc>
        <w:tc>
          <w:tcPr>
            <w:tcW w:w="2842" w:type="dxa"/>
            <w:tcBorders>
              <w:top w:val="nil"/>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i w:val="false"/>
                <w:i w:val="false"/>
                <w:iCs w:val="false"/>
                <w:sz w:val="18"/>
                <w:szCs w:val="18"/>
              </w:rPr>
            </w:pPr>
            <w:r>
              <w:rPr>
                <w:rFonts w:asciiTheme="minorEastAsia" w:hAnsiTheme="minorEastAsia"/>
                <w:i w:val="false"/>
                <w:iCs w:val="false"/>
                <w:sz w:val="18"/>
                <w:szCs w:val="18"/>
              </w:rPr>
              <w:t>/address/input</w:t>
            </w:r>
          </w:p>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i w:val="false"/>
                <w:i w:val="false"/>
                <w:iCs w:val="false"/>
                <w:sz w:val="18"/>
                <w:szCs w:val="18"/>
              </w:rPr>
            </w:pPr>
            <w:r>
              <w:rPr>
                <w:rFonts w:asciiTheme="minorEastAsia" w:hAnsiTheme="minorEastAsia"/>
                <w:i w:val="false"/>
                <w:iCs w:val="false"/>
                <w:sz w:val="18"/>
                <w:szCs w:val="18"/>
              </w:rPr>
            </w:r>
          </w:p>
        </w:tc>
        <w:tc>
          <w:tcPr>
            <w:tcW w:w="994" w:type="dxa"/>
            <w:tcBorders>
              <w:top w:val="nil"/>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Theme="minorEastAsia" w:hAnsiTheme="minorEastAsia"/>
                <w:sz w:val="18"/>
                <w:szCs w:val="18"/>
              </w:rPr>
              <w:t>POST</w:t>
            </w:r>
          </w:p>
        </w:tc>
      </w:tr>
      <w:tr>
        <w:trPr>
          <w:trHeight w:val="410" w:hRule="atLeast"/>
        </w:trPr>
        <w:tc>
          <w:tcPr>
            <w:tcW w:w="1044" w:type="dxa"/>
            <w:cnfStyle w:val="001000000000" w:firstRow="0" w:lastRow="0" w:firstColumn="1" w:lastColumn="0" w:oddVBand="0" w:evenVBand="0" w:oddHBand="0" w:evenHBand="0" w:firstRowFirstColumn="0" w:firstRowLastColumn="0" w:lastRowFirstColumn="0" w:lastRowLastColumn="0"/>
            <w:tcBorders>
              <w:top w:val="nil"/>
            </w:tcBorders>
            <w:shd w:color="auto" w:fill="4BACC6" w:themeFill="accent5" w:val="clear"/>
          </w:tcPr>
          <w:p>
            <w:pPr>
              <w:pStyle w:val="Normal"/>
              <w:widowControl w:val="false"/>
              <w:suppressAutoHyphens w:val="true"/>
              <w:snapToGrid w:val="false"/>
              <w:spacing w:lineRule="atLeast" w:line="180" w:before="0" w:after="0"/>
              <w:ind w:left="0" w:hanging="0"/>
              <w:rPr>
                <w:rFonts w:ascii="メイリオ" w:hAnsi="メイリオ" w:asciiTheme="minorEastAsia" w:hAnsiTheme="minorEastAsia"/>
                <w:b w:val="false"/>
                <w:b w:val="false"/>
                <w:bCs w:val="false"/>
                <w:sz w:val="18"/>
                <w:szCs w:val="18"/>
              </w:rPr>
            </w:pPr>
            <w:r>
              <w:rPr>
                <w:rFonts w:asciiTheme="minorEastAsia" w:hAnsiTheme="minorEastAsia"/>
                <w:b/>
                <w:bCs/>
                <w:sz w:val="18"/>
                <w:szCs w:val="18"/>
              </w:rPr>
              <w:t>4-1-1-2</w:t>
            </w:r>
          </w:p>
        </w:tc>
        <w:tc>
          <w:tcPr>
            <w:tcW w:w="2211" w:type="dxa"/>
            <w:tcBorders>
              <w:top w:val="nil"/>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asciiTheme="minorEastAsia" w:hAnsiTheme="minorEastAsia"/>
                <w:sz w:val="18"/>
                <w:szCs w:val="18"/>
              </w:rPr>
              <w:t>買い物かご画面</w:t>
            </w:r>
          </w:p>
        </w:tc>
        <w:tc>
          <w:tcPr>
            <w:tcW w:w="2829" w:type="dxa"/>
            <w:tcBorders>
              <w:top w:val="nil"/>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メイリオ" w:hAnsi="メイリオ" w:asciiTheme="minorEastAsia" w:hAnsiTheme="minorEastAsia"/>
                <w:sz w:val="18"/>
                <w:szCs w:val="18"/>
              </w:rPr>
              <w:t>「買い物かごを空にする」ボタン</w:t>
            </w:r>
          </w:p>
        </w:tc>
        <w:tc>
          <w:tcPr>
            <w:tcW w:w="2842" w:type="dxa"/>
            <w:tcBorders>
              <w:top w:val="nil"/>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i w:val="false"/>
                <w:i w:val="false"/>
                <w:iCs w:val="false"/>
                <w:sz w:val="18"/>
                <w:szCs w:val="18"/>
              </w:rPr>
            </w:pPr>
            <w:r>
              <w:rPr>
                <w:rFonts w:asciiTheme="minorEastAsia" w:hAnsiTheme="minorEastAsia"/>
                <w:i w:val="false"/>
                <w:iCs w:val="false"/>
                <w:sz w:val="18"/>
                <w:szCs w:val="18"/>
              </w:rPr>
              <w:t>/basket/allDelete</w:t>
            </w:r>
          </w:p>
        </w:tc>
        <w:tc>
          <w:tcPr>
            <w:tcW w:w="994" w:type="dxa"/>
            <w:tcBorders>
              <w:top w:val="nil"/>
            </w:tcBorders>
            <w:shd w:color="auto" w:fill="4BACC6" w:themeFill="accent5" w:val="clear"/>
          </w:tcPr>
          <w:p>
            <w:pPr>
              <w:pStyle w:val="Normal"/>
              <w:widowControl w:val="false"/>
              <w:suppressAutoHyphens w:val="true"/>
              <w:snapToGrid w:val="false"/>
              <w:spacing w:lineRule="atLeast" w:line="180" w:before="0" w:after="0"/>
              <w:ind w:left="0" w:hanging="0"/>
              <w:cnfStyle w:val="000000000000" w:firstRow="0" w:lastRow="0" w:firstColumn="0" w:lastColumn="0" w:oddVBand="0" w:evenVBand="0" w:oddHBand="0" w:evenHBand="0" w:firstRowFirstColumn="0" w:firstRowLastColumn="0" w:lastRowFirstColumn="0" w:lastRowLastColumn="0"/>
              <w:rPr>
                <w:rFonts w:ascii="メイリオ" w:hAnsi="メイリオ" w:asciiTheme="minorEastAsia" w:hAnsiTheme="minorEastAsia"/>
                <w:sz w:val="18"/>
                <w:szCs w:val="18"/>
              </w:rPr>
            </w:pPr>
            <w:r>
              <w:rPr>
                <w:rFonts w:asciiTheme="minorEastAsia" w:hAnsiTheme="minorEastAsia"/>
                <w:sz w:val="18"/>
                <w:szCs w:val="18"/>
              </w:rPr>
              <w:t>POST</w:t>
            </w:r>
          </w:p>
        </w:tc>
      </w:tr>
    </w:tbl>
    <w:p>
      <w:pPr>
        <w:pStyle w:val="Normal"/>
        <w:widowControl/>
        <w:spacing w:lineRule="auto" w:line="240"/>
        <w:ind w:left="0" w:hanging="0"/>
        <w:jc w:val="left"/>
        <w:rPr/>
      </w:pPr>
      <w:r>
        <w:rPr/>
        <w:t>※▲</w:t>
      </w:r>
      <w:r>
        <w:rPr/>
        <w:t>オリジナル機能の追記すること</w:t>
      </w:r>
    </w:p>
    <w:p>
      <w:pPr>
        <w:pStyle w:val="Normal"/>
        <w:widowControl/>
        <w:spacing w:lineRule="auto" w:line="240"/>
        <w:ind w:left="0" w:hanging="0"/>
        <w:jc w:val="left"/>
        <w:rPr/>
      </w:pPr>
      <w:r>
        <w:rPr/>
      </w:r>
      <w:r>
        <w:br w:type="page"/>
      </w:r>
    </w:p>
    <w:p>
      <w:pPr>
        <w:pStyle w:val="1"/>
        <w:spacing w:before="180" w:after="145"/>
        <w:ind w:left="-2" w:firstLine="1"/>
        <w:rPr/>
      </w:pPr>
      <w:bookmarkStart w:id="7" w:name="_Toc64295488"/>
      <w:r>
        <w:rPr/>
        <w:t>ユーザインターフェース設計</w:t>
      </w:r>
      <w:bookmarkEnd w:id="7"/>
    </w:p>
    <w:p>
      <w:pPr>
        <w:pStyle w:val="2"/>
        <w:spacing w:before="0" w:after="145"/>
        <w:rPr/>
      </w:pPr>
      <w:bookmarkStart w:id="8" w:name="_Toc64295489"/>
      <w:r>
        <w:rPr/>
        <w:t>共通部品とレイアウトパターン</w:t>
      </w:r>
      <w:bookmarkEnd w:id="8"/>
    </w:p>
    <w:p>
      <w:pPr>
        <w:pStyle w:val="Normal"/>
        <w:ind w:left="382" w:hanging="0"/>
        <w:rPr/>
      </w:pPr>
      <w:r>
        <w:rPr/>
        <w:t>Thymeleaf</w:t>
      </w:r>
      <w:r>
        <w:rPr/>
        <w:t>のレイアウト機能を利用し、別ファイルで作成した共通部品を埋め込む形式とする。</w:t>
      </w:r>
    </w:p>
    <w:p>
      <w:pPr>
        <w:pStyle w:val="Normal"/>
        <w:ind w:left="382" w:hanging="0"/>
        <w:rPr/>
      </w:pPr>
      <w:r>
        <w:rPr/>
        <w:t xml:space="preserve">(1) </w:t>
      </w:r>
      <w:r>
        <w:rPr/>
        <w:t>共通部品</w:t>
      </w:r>
    </w:p>
    <w:p>
      <w:pPr>
        <w:pStyle w:val="Normal"/>
        <w:ind w:left="382" w:hanging="0"/>
        <w:rPr/>
      </w:pPr>
      <w:r>
        <w:rPr/>
        <w:tab/>
      </w:r>
      <w:r>
        <w:rPr/>
        <w:t xml:space="preserve">ヘッダ </w:t>
      </w:r>
      <w:r>
        <w:rPr/>
        <w:tab/>
        <w:tab/>
        <w:tab/>
      </w:r>
      <w:r>
        <w:rPr/>
        <w:t>ファイル名：</w:t>
      </w:r>
      <w:r>
        <w:rPr/>
        <w:t>/common/header.html</w:t>
      </w:r>
    </w:p>
    <w:p>
      <w:pPr>
        <w:pStyle w:val="Normal"/>
        <w:ind w:left="382" w:hanging="0"/>
        <w:rPr/>
      </w:pPr>
      <w:r>
        <w:rPr/>
        <w:tab/>
      </w:r>
      <w:r>
        <w:rPr/>
        <w:t xml:space="preserve">ナビゲーションバー </w:t>
      </w:r>
      <w:r>
        <w:rPr/>
        <w:tab/>
      </w:r>
      <w:r>
        <w:rPr/>
        <w:t>ファイル名：</w:t>
      </w:r>
      <w:r>
        <w:rPr/>
        <w:t>/common/menu.html</w:t>
      </w:r>
    </w:p>
    <w:p>
      <w:pPr>
        <w:pStyle w:val="Normal"/>
        <w:ind w:left="382" w:hanging="0"/>
        <w:rPr/>
      </w:pPr>
      <w:r>
        <w:rPr/>
        <w:tab/>
      </w:r>
      <w:r>
        <w:rPr/>
        <w:t>サイドバー</w:t>
      </w:r>
      <w:r>
        <w:rPr/>
        <w:tab/>
        <w:tab/>
      </w:r>
      <w:r>
        <w:rPr/>
        <w:t>ファイル名：</w:t>
      </w:r>
      <w:r>
        <w:rPr/>
        <w:t>/common/sidebar.html</w:t>
      </w:r>
    </w:p>
    <w:p>
      <w:pPr>
        <w:pStyle w:val="Normal"/>
        <w:ind w:left="382" w:hanging="0"/>
        <w:rPr/>
      </w:pPr>
      <w:r>
        <w:rPr/>
        <w:tab/>
      </w:r>
      <w:r>
        <w:rPr/>
        <w:t>フッタ</w:t>
      </w:r>
      <w:r>
        <w:rPr/>
        <w:tab/>
        <w:tab/>
        <w:tab/>
      </w:r>
      <w:r>
        <w:rPr/>
        <w:t>ファイル名：</w:t>
      </w:r>
      <w:r>
        <w:rPr/>
        <w:t>/common/footer.html</w:t>
      </w:r>
    </w:p>
    <w:p>
      <w:pPr>
        <w:pStyle w:val="Normal"/>
        <w:ind w:left="382" w:hanging="0"/>
        <w:rPr/>
      </w:pPr>
      <w:r>
        <w:rPr/>
        <w:t>(2)</w:t>
      </w:r>
      <w:r>
        <w:rPr/>
        <w:t>レイアウト</w:t>
      </w:r>
    </w:p>
    <w:p>
      <w:pPr>
        <w:pStyle w:val="Normal"/>
        <w:ind w:left="363" w:hanging="0"/>
        <w:rPr/>
      </w:pPr>
      <w:r>
        <w:rPr/>
        <w:t>レイアウトは、３つのパターンを用いる。</w:t>
      </w:r>
    </w:p>
    <w:p>
      <w:pPr>
        <w:pStyle w:val="Normal"/>
        <w:ind w:left="363" w:firstLine="191"/>
        <w:rPr>
          <w:u w:val="single"/>
        </w:rPr>
      </w:pPr>
      <w:r>
        <w:rPr>
          <w:u w:val="single"/>
        </w:rPr>
        <w:t>&lt;</w:t>
      </w:r>
      <w:r>
        <w:rPr>
          <w:u w:val="single"/>
        </w:rPr>
        <w:t>レイアウトパターン１</w:t>
      </w:r>
      <w:r>
        <w:rPr>
          <w:u w:val="single"/>
        </w:rPr>
        <w:t>&gt;</w:t>
      </w:r>
    </w:p>
    <w:p>
      <w:pPr>
        <w:pStyle w:val="Normal"/>
        <w:ind w:left="363" w:firstLine="382"/>
        <w:rPr/>
      </w:pPr>
      <w:r>
        <w:rPr/>
        <w:t>構成要素：ヘッダ、メインコンテンツ、フッタの</w:t>
      </w:r>
      <w:r>
        <w:rPr/>
        <w:t>3</w:t>
      </w:r>
      <w:r>
        <w:rPr/>
        <w:t>ブロック構成</w:t>
      </w:r>
    </w:p>
    <w:p>
      <w:pPr>
        <w:pStyle w:val="Normal"/>
        <w:ind w:left="382" w:firstLine="420"/>
        <w:rPr/>
      </w:pPr>
      <w:r>
        <w:rPr/>
        <w:t>レイアウトファイル名：</w:t>
      </w:r>
      <w:r>
        <w:rPr/>
        <w:t>/common/</w:t>
      </w:r>
      <w:r>
        <w:rPr>
          <w:rFonts w:asciiTheme="minorEastAsia" w:hAnsiTheme="minorEastAsia"/>
        </w:rPr>
        <w:t>layout_3block.html</w:t>
      </w:r>
    </w:p>
    <w:p>
      <w:pPr>
        <w:pStyle w:val="Normal"/>
        <w:ind w:left="765" w:hanging="0"/>
        <w:rPr/>
      </w:pPr>
      <w:r>
        <w:rPr/>
        <w:t xml:space="preserve">使用画面 ： </w:t>
      </w:r>
    </w:p>
    <w:p>
      <w:pPr>
        <w:pStyle w:val="Normal"/>
        <w:ind w:left="765" w:firstLine="840"/>
        <w:rPr/>
      </w:pPr>
      <w:r>
        <w:rPr/>
        <w:t xml:space="preserve">1-1-1-1 </w:t>
      </w:r>
      <w:r>
        <w:rPr/>
        <w:t>ログイン画面</w:t>
      </w:r>
    </w:p>
    <w:p>
      <w:pPr>
        <w:pStyle w:val="Normal"/>
        <w:ind w:left="765" w:firstLine="840"/>
        <w:rPr/>
      </w:pPr>
      <w:r>
        <w:rPr/>
        <w:t xml:space="preserve">1-3-1-3,1-3-1-4 </w:t>
      </w:r>
      <w:r>
        <w:rPr/>
        <w:t>管理者用メニュー画面</w:t>
      </w:r>
    </w:p>
    <w:p>
      <w:pPr>
        <w:pStyle w:val="Normal"/>
        <w:ind w:left="765" w:firstLine="840"/>
        <w:rPr/>
      </w:pPr>
      <w:r>
        <w:drawing>
          <wp:anchor behindDoc="0" distT="0" distB="0" distL="114300" distR="114300" simplePos="0" locked="0" layoutInCell="0" allowOverlap="1" relativeHeight="41">
            <wp:simplePos x="0" y="0"/>
            <wp:positionH relativeFrom="column">
              <wp:posOffset>505460</wp:posOffset>
            </wp:positionH>
            <wp:positionV relativeFrom="paragraph">
              <wp:posOffset>396240</wp:posOffset>
            </wp:positionV>
            <wp:extent cx="4678680" cy="2674620"/>
            <wp:effectExtent l="0" t="0" r="0" b="0"/>
            <wp:wrapTopAndBottom/>
            <wp:docPr id="3" name="図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
                    <pic:cNvPicPr>
                      <a:picLocks noChangeAspect="1" noChangeArrowheads="1"/>
                    </pic:cNvPicPr>
                  </pic:nvPicPr>
                  <pic:blipFill>
                    <a:blip r:embed="rId4"/>
                    <a:stretch>
                      <a:fillRect/>
                    </a:stretch>
                  </pic:blipFill>
                  <pic:spPr bwMode="auto">
                    <a:xfrm>
                      <a:off x="0" y="0"/>
                      <a:ext cx="4678680" cy="2674620"/>
                    </a:xfrm>
                    <a:prstGeom prst="rect">
                      <a:avLst/>
                    </a:prstGeom>
                  </pic:spPr>
                </pic:pic>
              </a:graphicData>
            </a:graphic>
          </wp:anchor>
        </w:drawing>
      </w:r>
      <w:r>
        <w:rPr/>
        <w:t>エラー画面</w:t>
      </w:r>
    </w:p>
    <w:p>
      <w:pPr>
        <w:pStyle w:val="Normal"/>
        <w:ind w:left="400" w:hanging="0"/>
        <w:rPr>
          <w:u w:val="single"/>
        </w:rPr>
      </w:pPr>
      <w:r>
        <w:rPr>
          <w:u w:val="single"/>
        </w:rPr>
        <w:t>&lt;</w:t>
      </w:r>
      <w:r>
        <w:rPr>
          <w:u w:val="single"/>
        </w:rPr>
        <w:t>レイアウトパターン</w:t>
      </w:r>
      <w:r>
        <w:rPr>
          <w:u w:val="single"/>
        </w:rPr>
        <w:t>2&gt;</w:t>
      </w:r>
    </w:p>
    <w:p>
      <w:pPr>
        <w:pStyle w:val="Normal"/>
        <w:ind w:left="765" w:hanging="0"/>
        <w:rPr/>
      </w:pPr>
      <w:r>
        <w:rPr/>
        <w:t>構成要素： ヘッダ、サイドバー、メインコンテンツ、フッタ</w:t>
      </w:r>
    </w:p>
    <w:p>
      <w:pPr>
        <w:pStyle w:val="Normal"/>
        <w:ind w:left="765" w:hanging="0"/>
        <w:rPr/>
      </w:pPr>
      <w:r>
        <w:rPr/>
        <w:t>レイアウトファイル名：</w:t>
      </w:r>
      <w:r>
        <w:rPr/>
        <w:t>/common/</w:t>
      </w:r>
      <w:r>
        <w:rPr>
          <w:rFonts w:asciiTheme="minorEastAsia" w:hAnsiTheme="minorEastAsia"/>
        </w:rPr>
        <w:t>layout_4block.html</w:t>
      </w:r>
    </w:p>
    <w:p>
      <w:pPr>
        <w:pStyle w:val="Normal"/>
        <w:ind w:left="765" w:hanging="0"/>
        <w:rPr/>
      </w:pPr>
      <w:r>
        <w:drawing>
          <wp:anchor behindDoc="0" distT="0" distB="0" distL="114300" distR="114300" simplePos="0" locked="0" layoutInCell="0" allowOverlap="1" relativeHeight="42">
            <wp:simplePos x="0" y="0"/>
            <wp:positionH relativeFrom="margin">
              <wp:align>center</wp:align>
            </wp:positionH>
            <wp:positionV relativeFrom="paragraph">
              <wp:posOffset>344170</wp:posOffset>
            </wp:positionV>
            <wp:extent cx="5615940" cy="3055620"/>
            <wp:effectExtent l="0" t="0" r="0" b="0"/>
            <wp:wrapTopAndBottom/>
            <wp:docPr id="4" name="図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
                    <pic:cNvPicPr>
                      <a:picLocks noChangeAspect="1" noChangeArrowheads="1"/>
                    </pic:cNvPicPr>
                  </pic:nvPicPr>
                  <pic:blipFill>
                    <a:blip r:embed="rId5"/>
                    <a:stretch>
                      <a:fillRect/>
                    </a:stretch>
                  </pic:blipFill>
                  <pic:spPr bwMode="auto">
                    <a:xfrm>
                      <a:off x="0" y="0"/>
                      <a:ext cx="5615940" cy="3055620"/>
                    </a:xfrm>
                    <a:prstGeom prst="rect">
                      <a:avLst/>
                    </a:prstGeom>
                  </pic:spPr>
                </pic:pic>
              </a:graphicData>
            </a:graphic>
          </wp:anchor>
        </w:drawing>
      </w:r>
      <w:r>
        <w:rPr/>
        <w:t>使用画面 ： 運用管理者、システム管理者用画面</w:t>
      </w:r>
    </w:p>
    <w:p>
      <w:pPr>
        <w:pStyle w:val="Normal"/>
        <w:ind w:left="764" w:hanging="382"/>
        <w:rPr>
          <w:u w:val="single"/>
        </w:rPr>
      </w:pPr>
      <w:r>
        <w:rPr>
          <w:u w:val="single"/>
        </w:rPr>
        <w:t>&lt;</w:t>
      </w:r>
      <w:r>
        <w:rPr>
          <w:u w:val="single"/>
        </w:rPr>
        <w:t>レイアウトパターン３</w:t>
      </w:r>
      <w:r>
        <w:rPr>
          <w:u w:val="single"/>
        </w:rPr>
        <w:t>&gt;</w:t>
      </w:r>
    </w:p>
    <w:p>
      <w:pPr>
        <w:pStyle w:val="Normal"/>
        <w:ind w:left="764" w:hanging="382"/>
        <w:rPr/>
      </w:pPr>
      <w:r>
        <w:rPr/>
        <w:t xml:space="preserve">    </w:t>
      </w:r>
      <w:r>
        <w:rPr/>
        <w:t>構成要素：ヘッダ、ナビゲーションバー、サイドバー、メインコンテンツ、フッタ</w:t>
      </w:r>
    </w:p>
    <w:p>
      <w:pPr>
        <w:pStyle w:val="Normal"/>
        <w:ind w:left="765" w:hanging="0"/>
        <w:rPr/>
      </w:pPr>
      <w:r>
        <w:rPr/>
        <w:t>レイアウトファイル名：</w:t>
      </w:r>
      <w:r>
        <w:rPr/>
        <w:t>/common/</w:t>
      </w:r>
      <w:r>
        <w:rPr>
          <w:rFonts w:asciiTheme="minorEastAsia" w:hAnsiTheme="minorEastAsia"/>
        </w:rPr>
        <w:t>layout_5block.html</w:t>
      </w:r>
    </w:p>
    <w:p>
      <w:pPr>
        <w:pStyle w:val="Normal"/>
        <w:ind w:left="765" w:hanging="0"/>
        <w:rPr/>
      </w:pPr>
      <w:r>
        <w:drawing>
          <wp:anchor behindDoc="0" distT="0" distB="0" distL="114300" distR="114300" simplePos="0" locked="0" layoutInCell="0" allowOverlap="1" relativeHeight="43">
            <wp:simplePos x="0" y="0"/>
            <wp:positionH relativeFrom="column">
              <wp:posOffset>408940</wp:posOffset>
            </wp:positionH>
            <wp:positionV relativeFrom="paragraph">
              <wp:posOffset>420370</wp:posOffset>
            </wp:positionV>
            <wp:extent cx="5234305" cy="3078480"/>
            <wp:effectExtent l="0" t="0" r="0" b="0"/>
            <wp:wrapTopAndBottom/>
            <wp:docPr id="5" name="図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
                    <pic:cNvPicPr>
                      <a:picLocks noChangeAspect="1" noChangeArrowheads="1"/>
                    </pic:cNvPicPr>
                  </pic:nvPicPr>
                  <pic:blipFill>
                    <a:blip r:embed="rId6"/>
                    <a:stretch>
                      <a:fillRect/>
                    </a:stretch>
                  </pic:blipFill>
                  <pic:spPr bwMode="auto">
                    <a:xfrm>
                      <a:off x="0" y="0"/>
                      <a:ext cx="5234305" cy="3078480"/>
                    </a:xfrm>
                    <a:prstGeom prst="rect">
                      <a:avLst/>
                    </a:prstGeom>
                  </pic:spPr>
                </pic:pic>
              </a:graphicData>
            </a:graphic>
          </wp:anchor>
        </w:drawing>
      </w:r>
      <w:r>
        <w:rPr>
          <w:rFonts w:ascii="メイリオ" w:hAnsi="メイリオ" w:asciiTheme="minorEastAsia" w:hAnsiTheme="minorEastAsia"/>
        </w:rPr>
        <w:t>使用画面 ： 非会員、一般会員用画面</w:t>
      </w:r>
    </w:p>
    <w:p>
      <w:pPr>
        <w:pStyle w:val="2"/>
        <w:spacing w:before="0" w:after="145"/>
        <w:rPr/>
      </w:pPr>
      <w:bookmarkStart w:id="9" w:name="_Toc64295490"/>
      <w:r>
        <w:rPr/>
        <w:t>入力値チェック</w:t>
      </w:r>
      <w:bookmarkEnd w:id="9"/>
    </w:p>
    <w:p>
      <w:pPr>
        <w:pStyle w:val="Normal"/>
        <w:ind w:left="382" w:hanging="0"/>
        <w:rPr/>
      </w:pPr>
      <w:r>
        <w:rPr/>
        <w:t>・入力値の条件と入力チェック用のアノテーションを下記に記載する。</w:t>
      </w:r>
    </w:p>
    <w:p>
      <w:pPr>
        <w:pStyle w:val="Normal"/>
        <w:ind w:left="382" w:hanging="0"/>
        <w:rPr/>
      </w:pPr>
      <w:r>
        <w:rPr/>
        <w:t>・アノテーションは、</w:t>
      </w:r>
      <w:r>
        <w:rPr/>
        <w:t>javax.validation.</w:t>
      </w:r>
      <w:r>
        <w:rPr>
          <w:rFonts w:eastAsia="メイリオ" w:cs="メイリオ"/>
          <w:color w:val="000000"/>
          <w:kern w:val="0"/>
          <w:szCs w:val="18"/>
        </w:rPr>
        <w:t>constraints</w:t>
      </w:r>
      <w:r>
        <w:rPr/>
        <w:t>パッケージのアノテーションを利用する。</w:t>
      </w:r>
    </w:p>
    <w:p>
      <w:pPr>
        <w:pStyle w:val="Normal"/>
        <w:ind w:left="382" w:hanging="0"/>
        <w:rPr/>
      </w:pPr>
      <w:r>
        <w:rPr/>
        <w:t>・以下</w:t>
      </w:r>
      <w:r>
        <w:rPr/>
        <w:t>3</w:t>
      </w:r>
      <w:r>
        <w:rPr/>
        <w:t>点については、独自アノテーションを利用する</w:t>
      </w:r>
    </w:p>
    <w:p>
      <w:pPr>
        <w:pStyle w:val="Normal"/>
        <w:ind w:left="382" w:hanging="0"/>
        <w:rPr/>
      </w:pPr>
      <w:r>
        <w:rPr/>
        <w:t xml:space="preserve">     </w:t>
      </w:r>
      <w:r>
        <w:rPr/>
        <w:t xml:space="preserve">－ログイン認証  </w:t>
      </w:r>
      <w:r>
        <w:rPr/>
        <w:t>@LoginCheck</w:t>
      </w:r>
    </w:p>
    <w:p>
      <w:pPr>
        <w:pStyle w:val="Normal"/>
        <w:ind w:left="382" w:hanging="0"/>
        <w:rPr/>
      </w:pPr>
      <w:r>
        <w:rPr/>
        <w:t xml:space="preserve">     </w:t>
      </w:r>
      <w:r>
        <w:rPr/>
        <w:t>－メールアドレス重複チェック  ＠</w:t>
      </w:r>
      <w:r>
        <w:rPr/>
        <w:t>EmailCheck</w:t>
      </w:r>
    </w:p>
    <w:p>
      <w:pPr>
        <w:pStyle w:val="Normal"/>
        <w:ind w:left="382" w:hanging="0"/>
        <w:rPr/>
      </w:pPr>
      <w:r>
        <w:rPr/>
        <w:t xml:space="preserve">     </w:t>
      </w:r>
      <w:r>
        <w:rPr/>
        <w:t xml:space="preserve">－カテゴリ名重複チェック </w:t>
      </w:r>
      <w:r>
        <w:rPr/>
        <w:t>@CategoryCheck</w:t>
      </w:r>
    </w:p>
    <w:p>
      <w:pPr>
        <w:pStyle w:val="Normal"/>
        <w:ind w:left="382" w:hanging="0"/>
        <w:rPr/>
      </w:pPr>
      <w:r>
        <w:rPr/>
      </w:r>
    </w:p>
    <w:p>
      <w:pPr>
        <w:pStyle w:val="Normal"/>
        <w:ind w:left="382" w:hanging="0"/>
        <w:rPr/>
      </w:pPr>
      <w:r>
        <w:rPr/>
        <w:t xml:space="preserve">(1) </w:t>
      </w:r>
      <w:r>
        <w:rPr/>
        <w:t>ログイン情報</w:t>
      </w:r>
    </w:p>
    <w:p>
      <w:pPr>
        <w:pStyle w:val="Normal"/>
        <w:ind w:left="382" w:hanging="0"/>
        <w:rPr/>
      </w:pPr>
      <w:r>
        <w:rPr/>
        <w:t>入力画面：</w:t>
      </w:r>
      <w:r>
        <w:rPr/>
        <w:t xml:space="preserve">1-1-1-1 </w:t>
      </w:r>
      <w:r>
        <w:rPr/>
        <w:t>ログイン画面</w:t>
      </w:r>
    </w:p>
    <w:tbl>
      <w:tblPr>
        <w:tblStyle w:val="1-51"/>
        <w:tblW w:w="9721" w:type="dxa"/>
        <w:jc w:val="left"/>
        <w:tblInd w:w="0" w:type="dxa"/>
        <w:tblLayout w:type="fixed"/>
        <w:tblCellMar>
          <w:top w:w="0" w:type="dxa"/>
          <w:left w:w="108" w:type="dxa"/>
          <w:bottom w:w="0" w:type="dxa"/>
          <w:right w:w="108" w:type="dxa"/>
        </w:tblCellMar>
        <w:tblLook w:firstRow="1" w:noVBand="1" w:lastRow="0" w:firstColumn="0" w:lastColumn="0" w:noHBand="1" w:val="0620"/>
      </w:tblPr>
      <w:tblGrid>
        <w:gridCol w:w="1776"/>
        <w:gridCol w:w="2202"/>
        <w:gridCol w:w="1582"/>
        <w:gridCol w:w="1470"/>
        <w:gridCol w:w="2691"/>
      </w:tblGrid>
      <w:tr>
        <w:trPr>
          <w:trHeight w:val="330" w:hRule="atLeast"/>
          <w:cnfStyle w:val="100000000000" w:firstRow="1" w:lastRow="0" w:firstColumn="0" w:lastColumn="0" w:oddVBand="0" w:evenVBand="0" w:oddHBand="0" w:evenHBand="0" w:firstRowFirstColumn="0" w:firstRowLastColumn="0" w:lastRowFirstColumn="0" w:lastRowLastColumn="0"/>
        </w:trPr>
        <w:tc>
          <w:tcPr>
            <w:tcW w:w="1776"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項目名</w:t>
            </w:r>
          </w:p>
        </w:tc>
        <w:tc>
          <w:tcPr>
            <w:tcW w:w="2202"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形式</w:t>
            </w:r>
          </w:p>
        </w:tc>
        <w:tc>
          <w:tcPr>
            <w:tcW w:w="1582"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最小値／</w:t>
            </w:r>
            <w:r>
              <w:rPr>
                <w:rFonts w:eastAsia="メイリオ" w:cs="ＭＳ Ｐゴシック"/>
                <w:b/>
                <w:bCs/>
                <w:kern w:val="0"/>
                <w:sz w:val="18"/>
                <w:szCs w:val="18"/>
                <w:lang w:val="en-US" w:eastAsia="ja-JP" w:bidi="ar-SA"/>
              </w:rPr>
              <w:br/>
            </w:r>
            <w:r>
              <w:rPr>
                <w:rFonts w:ascii="メイリオ" w:hAnsi="メイリオ" w:cs="ＭＳ Ｐゴシック"/>
                <w:b/>
                <w:bCs/>
                <w:kern w:val="0"/>
                <w:sz w:val="18"/>
                <w:szCs w:val="18"/>
                <w:lang w:val="en-US" w:eastAsia="ja-JP" w:bidi="ar-SA"/>
              </w:rPr>
              <w:t>最小文字数</w:t>
            </w:r>
          </w:p>
        </w:tc>
        <w:tc>
          <w:tcPr>
            <w:tcW w:w="1470"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最大値／</w:t>
            </w:r>
          </w:p>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最大文字数</w:t>
            </w:r>
          </w:p>
        </w:tc>
        <w:tc>
          <w:tcPr>
            <w:tcW w:w="2691"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利用アノテーション</w:t>
            </w:r>
          </w:p>
        </w:tc>
      </w:tr>
      <w:tr>
        <w:trPr>
          <w:trHeight w:val="660" w:hRule="atLeast"/>
        </w:trPr>
        <w:tc>
          <w:tcPr>
            <w:tcW w:w="1776"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メールアドレス</w:t>
            </w:r>
          </w:p>
        </w:tc>
        <w:tc>
          <w:tcPr>
            <w:tcW w:w="2202"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メールアドレス形式</w:t>
            </w:r>
            <w:r>
              <w:rPr>
                <w:rFonts w:eastAsia="メイリオ" w:cs="ＭＳ Ｐゴシック"/>
                <w:kern w:val="0"/>
                <w:sz w:val="18"/>
                <w:szCs w:val="18"/>
                <w:lang w:val="en-US" w:eastAsia="ja-JP" w:bidi="ar-SA"/>
              </w:rPr>
              <w:br/>
            </w:r>
            <w:r>
              <w:rPr>
                <w:rFonts w:ascii="メイリオ" w:hAnsi="メイリオ" w:cs="ＭＳ Ｐゴシック"/>
                <w:kern w:val="0"/>
                <w:sz w:val="18"/>
                <w:szCs w:val="18"/>
                <w:lang w:val="en-US" w:eastAsia="ja-JP" w:bidi="ar-SA"/>
              </w:rPr>
              <w:t>（</w:t>
            </w:r>
            <w:r>
              <w:rPr>
                <w:rFonts w:eastAsia="メイリオ" w:cs="ＭＳ Ｐゴシック"/>
                <w:kern w:val="0"/>
                <w:sz w:val="18"/>
                <w:szCs w:val="18"/>
                <w:lang w:val="en-US" w:eastAsia="ja-JP" w:bidi="ar-SA"/>
              </w:rPr>
              <w:t>RFC2822</w:t>
            </w:r>
            <w:r>
              <w:rPr>
                <w:rFonts w:ascii="メイリオ" w:hAnsi="メイリオ" w:cs="ＭＳ Ｐゴシック"/>
                <w:kern w:val="0"/>
                <w:sz w:val="18"/>
                <w:szCs w:val="18"/>
                <w:lang w:val="en-US" w:eastAsia="ja-JP" w:bidi="ar-SA"/>
              </w:rPr>
              <w:t>準拠）</w:t>
            </w:r>
          </w:p>
        </w:tc>
        <w:tc>
          <w:tcPr>
            <w:tcW w:w="1582"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1</w:t>
            </w:r>
          </w:p>
        </w:tc>
        <w:tc>
          <w:tcPr>
            <w:tcW w:w="147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129</w:t>
            </w:r>
          </w:p>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＠前後</w:t>
            </w:r>
            <w:r>
              <w:rPr>
                <w:rFonts w:eastAsia="メイリオ" w:cs="ＭＳ Ｐゴシック"/>
                <w:kern w:val="0"/>
                <w:sz w:val="18"/>
                <w:szCs w:val="18"/>
                <w:lang w:val="en-US" w:eastAsia="ja-JP" w:bidi="ar-SA"/>
              </w:rPr>
              <w:t>64</w:t>
            </w:r>
            <w:r>
              <w:rPr>
                <w:rFonts w:ascii="メイリオ" w:hAnsi="メイリオ" w:cs="ＭＳ Ｐゴシック"/>
                <w:kern w:val="0"/>
                <w:sz w:val="18"/>
                <w:szCs w:val="18"/>
                <w:lang w:val="en-US" w:eastAsia="ja-JP" w:bidi="ar-SA"/>
              </w:rPr>
              <w:t>文字</w:t>
            </w:r>
          </w:p>
        </w:tc>
        <w:tc>
          <w:tcPr>
            <w:tcW w:w="2691"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@Email</w:t>
            </w:r>
          </w:p>
        </w:tc>
      </w:tr>
      <w:tr>
        <w:trPr>
          <w:trHeight w:val="904" w:hRule="atLeast"/>
        </w:trPr>
        <w:tc>
          <w:tcPr>
            <w:tcW w:w="1776"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パスワード</w:t>
            </w:r>
          </w:p>
        </w:tc>
        <w:tc>
          <w:tcPr>
            <w:tcW w:w="2202"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半角英数字</w:t>
            </w:r>
          </w:p>
        </w:tc>
        <w:tc>
          <w:tcPr>
            <w:tcW w:w="1582"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8</w:t>
            </w:r>
          </w:p>
        </w:tc>
        <w:tc>
          <w:tcPr>
            <w:tcW w:w="147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16</w:t>
            </w:r>
          </w:p>
        </w:tc>
        <w:tc>
          <w:tcPr>
            <w:tcW w:w="2691"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@Size</w:t>
              <w:br/>
              <w:t>@Pattern</w:t>
            </w:r>
          </w:p>
        </w:tc>
      </w:tr>
    </w:tbl>
    <w:p>
      <w:pPr>
        <w:pStyle w:val="Normal"/>
        <w:ind w:left="382" w:hanging="0"/>
        <w:rPr/>
      </w:pPr>
      <w:r>
        <w:rPr/>
      </w:r>
    </w:p>
    <w:p>
      <w:pPr>
        <w:pStyle w:val="Normal"/>
        <w:ind w:left="382" w:hanging="0"/>
        <w:rPr/>
      </w:pPr>
      <w:r>
        <w:rPr/>
        <w:t>（</w:t>
      </w:r>
      <w:r>
        <w:rPr/>
        <w:t>2</w:t>
      </w:r>
      <w:r>
        <w:rPr/>
        <w:t>）商品情報</w:t>
      </w:r>
    </w:p>
    <w:p>
      <w:pPr>
        <w:pStyle w:val="Normal"/>
        <w:ind w:left="382" w:hanging="0"/>
        <w:rPr/>
      </w:pPr>
      <w:r>
        <w:rPr/>
        <w:t>入力画面：</w:t>
      </w:r>
      <w:r>
        <w:rPr/>
        <w:t xml:space="preserve">2-7-1-3 </w:t>
      </w:r>
      <w:r>
        <w:rPr/>
        <w:t>商品登録入力画面、</w:t>
      </w:r>
      <w:r>
        <w:rPr/>
        <w:t xml:space="preserve">2-8-1-3 </w:t>
      </w:r>
      <w:r>
        <w:rPr/>
        <w:t>商品変更入力画面</w:t>
      </w:r>
    </w:p>
    <w:tbl>
      <w:tblPr>
        <w:tblStyle w:val="1-51"/>
        <w:tblW w:w="9760" w:type="dxa"/>
        <w:jc w:val="left"/>
        <w:tblInd w:w="0" w:type="dxa"/>
        <w:tblLayout w:type="fixed"/>
        <w:tblCellMar>
          <w:top w:w="0" w:type="dxa"/>
          <w:left w:w="108" w:type="dxa"/>
          <w:bottom w:w="0" w:type="dxa"/>
          <w:right w:w="108" w:type="dxa"/>
        </w:tblCellMar>
        <w:tblLook w:firstRow="1" w:noVBand="1" w:lastRow="0" w:firstColumn="0" w:lastColumn="0" w:noHBand="1" w:val="0620"/>
      </w:tblPr>
      <w:tblGrid>
        <w:gridCol w:w="1780"/>
        <w:gridCol w:w="2205"/>
        <w:gridCol w:w="1575"/>
        <w:gridCol w:w="1470"/>
        <w:gridCol w:w="2730"/>
      </w:tblGrid>
      <w:tr>
        <w:trPr>
          <w:trHeight w:val="330" w:hRule="atLeast"/>
          <w:cnfStyle w:val="100000000000" w:firstRow="1" w:lastRow="0" w:firstColumn="0" w:lastColumn="0" w:oddVBand="0" w:evenVBand="0" w:oddHBand="0" w:evenHBand="0" w:firstRowFirstColumn="0" w:firstRowLastColumn="0" w:lastRowFirstColumn="0" w:lastRowLastColumn="0"/>
        </w:trPr>
        <w:tc>
          <w:tcPr>
            <w:tcW w:w="1780"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項目名</w:t>
            </w:r>
          </w:p>
        </w:tc>
        <w:tc>
          <w:tcPr>
            <w:tcW w:w="2205"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形式</w:t>
            </w:r>
          </w:p>
        </w:tc>
        <w:tc>
          <w:tcPr>
            <w:tcW w:w="1575"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最小値／</w:t>
            </w:r>
            <w:r>
              <w:rPr>
                <w:rFonts w:eastAsia="メイリオ" w:cs="ＭＳ Ｐゴシック"/>
                <w:b/>
                <w:bCs/>
                <w:kern w:val="0"/>
                <w:sz w:val="18"/>
                <w:szCs w:val="18"/>
                <w:lang w:val="en-US" w:eastAsia="ja-JP" w:bidi="ar-SA"/>
              </w:rPr>
              <w:br/>
            </w:r>
            <w:r>
              <w:rPr>
                <w:rFonts w:ascii="メイリオ" w:hAnsi="メイリオ" w:cs="ＭＳ Ｐゴシック"/>
                <w:b/>
                <w:bCs/>
                <w:kern w:val="0"/>
                <w:sz w:val="18"/>
                <w:szCs w:val="18"/>
                <w:lang w:val="en-US" w:eastAsia="ja-JP" w:bidi="ar-SA"/>
              </w:rPr>
              <w:t>最小文字数</w:t>
            </w:r>
          </w:p>
        </w:tc>
        <w:tc>
          <w:tcPr>
            <w:tcW w:w="1470"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最大値／</w:t>
            </w:r>
          </w:p>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最大文字数</w:t>
            </w:r>
          </w:p>
        </w:tc>
        <w:tc>
          <w:tcPr>
            <w:tcW w:w="2730"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利用アノテーション</w:t>
            </w:r>
          </w:p>
        </w:tc>
      </w:tr>
      <w:tr>
        <w:trPr>
          <w:trHeight w:val="330" w:hRule="atLeast"/>
        </w:trPr>
        <w:tc>
          <w:tcPr>
            <w:tcW w:w="1780"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商品名</w:t>
            </w:r>
          </w:p>
        </w:tc>
        <w:tc>
          <w:tcPr>
            <w:tcW w:w="2205"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半角文字、全角文字</w:t>
            </w:r>
          </w:p>
        </w:tc>
        <w:tc>
          <w:tcPr>
            <w:tcW w:w="1575"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1</w:t>
            </w:r>
          </w:p>
        </w:tc>
        <w:tc>
          <w:tcPr>
            <w:tcW w:w="147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100</w:t>
            </w:r>
          </w:p>
        </w:tc>
        <w:tc>
          <w:tcPr>
            <w:tcW w:w="2730" w:type="dxa"/>
            <w:tcBorders/>
          </w:tcPr>
          <w:p>
            <w:pPr>
              <w:pStyle w:val="Normal"/>
              <w:widowControl w:val="false"/>
              <w:suppressAutoHyphens w:val="true"/>
              <w:snapToGrid w:val="false"/>
              <w:spacing w:lineRule="atLeast" w:line="180" w:before="0" w:after="0"/>
              <w:ind w:left="0" w:right="72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@Size</w:t>
            </w:r>
          </w:p>
        </w:tc>
      </w:tr>
      <w:tr>
        <w:trPr>
          <w:trHeight w:val="660" w:hRule="atLeast"/>
        </w:trPr>
        <w:tc>
          <w:tcPr>
            <w:tcW w:w="1780"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価格</w:t>
            </w:r>
          </w:p>
        </w:tc>
        <w:tc>
          <w:tcPr>
            <w:tcW w:w="2205"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半角数字</w:t>
            </w:r>
            <w:r>
              <w:rPr>
                <w:rFonts w:eastAsia="メイリオ" w:cs="ＭＳ Ｐゴシック"/>
                <w:kern w:val="0"/>
                <w:sz w:val="18"/>
                <w:szCs w:val="18"/>
                <w:lang w:val="en-US" w:eastAsia="ja-JP" w:bidi="ar-SA"/>
              </w:rPr>
              <w:br/>
              <w:t>(</w:t>
            </w:r>
            <w:r>
              <w:rPr>
                <w:rFonts w:ascii="メイリオ" w:hAnsi="メイリオ" w:cs="ＭＳ Ｐゴシック"/>
                <w:kern w:val="0"/>
                <w:sz w:val="18"/>
                <w:szCs w:val="18"/>
                <w:lang w:val="en-US" w:eastAsia="ja-JP" w:bidi="ar-SA"/>
              </w:rPr>
              <w:t>桁区切り文字なし</w:t>
            </w:r>
            <w:r>
              <w:rPr>
                <w:rFonts w:eastAsia="メイリオ" w:cs="ＭＳ Ｐゴシック"/>
                <w:kern w:val="0"/>
                <w:sz w:val="18"/>
                <w:szCs w:val="18"/>
                <w:lang w:val="en-US" w:eastAsia="ja-JP" w:bidi="ar-SA"/>
              </w:rPr>
              <w:t>)</w:t>
            </w:r>
          </w:p>
        </w:tc>
        <w:tc>
          <w:tcPr>
            <w:tcW w:w="1575"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0</w:t>
            </w:r>
          </w:p>
        </w:tc>
        <w:tc>
          <w:tcPr>
            <w:tcW w:w="147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9999999</w:t>
            </w:r>
          </w:p>
        </w:tc>
        <w:tc>
          <w:tcPr>
            <w:tcW w:w="2730"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@Pattern</w:t>
            </w:r>
          </w:p>
        </w:tc>
      </w:tr>
      <w:tr>
        <w:trPr>
          <w:trHeight w:val="660" w:hRule="atLeast"/>
        </w:trPr>
        <w:tc>
          <w:tcPr>
            <w:tcW w:w="1780"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在庫数</w:t>
            </w:r>
          </w:p>
        </w:tc>
        <w:tc>
          <w:tcPr>
            <w:tcW w:w="2205"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半角数字</w:t>
            </w:r>
          </w:p>
        </w:tc>
        <w:tc>
          <w:tcPr>
            <w:tcW w:w="1575"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0</w:t>
            </w:r>
          </w:p>
        </w:tc>
        <w:tc>
          <w:tcPr>
            <w:tcW w:w="147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9999</w:t>
            </w:r>
          </w:p>
        </w:tc>
        <w:tc>
          <w:tcPr>
            <w:tcW w:w="2730"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 xml:space="preserve">@NotBlank </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@Pattern</w:t>
            </w:r>
          </w:p>
        </w:tc>
      </w:tr>
      <w:tr>
        <w:trPr>
          <w:trHeight w:val="497" w:hRule="atLeast"/>
        </w:trPr>
        <w:tc>
          <w:tcPr>
            <w:tcW w:w="1780"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商品カテゴリ</w:t>
            </w:r>
          </w:p>
        </w:tc>
        <w:tc>
          <w:tcPr>
            <w:tcW w:w="2205"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選択式</w:t>
            </w:r>
            <w:r>
              <w:rPr>
                <w:rFonts w:eastAsia="メイリオ" w:cs="ＭＳ Ｐゴシック"/>
                <w:kern w:val="0"/>
                <w:sz w:val="18"/>
                <w:szCs w:val="18"/>
                <w:lang w:val="en-US" w:eastAsia="ja-JP" w:bidi="ar-SA"/>
              </w:rPr>
              <w:t>(</w:t>
            </w:r>
            <w:r>
              <w:rPr>
                <w:rFonts w:ascii="メイリオ" w:hAnsi="メイリオ" w:cs="ＭＳ Ｐゴシック"/>
                <w:kern w:val="0"/>
                <w:sz w:val="18"/>
                <w:szCs w:val="18"/>
                <w:lang w:val="en-US" w:eastAsia="ja-JP" w:bidi="ar-SA"/>
              </w:rPr>
              <w:t>半角数字</w:t>
            </w:r>
            <w:r>
              <w:rPr>
                <w:rFonts w:eastAsia="メイリオ" w:cs="ＭＳ Ｐゴシック"/>
                <w:kern w:val="0"/>
                <w:sz w:val="18"/>
                <w:szCs w:val="18"/>
                <w:lang w:val="en-US" w:eastAsia="ja-JP" w:bidi="ar-SA"/>
              </w:rPr>
              <w:t>)</w:t>
            </w:r>
          </w:p>
        </w:tc>
        <w:tc>
          <w:tcPr>
            <w:tcW w:w="1575"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1</w:t>
            </w:r>
          </w:p>
        </w:tc>
        <w:tc>
          <w:tcPr>
            <w:tcW w:w="147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99</w:t>
            </w:r>
          </w:p>
        </w:tc>
        <w:tc>
          <w:tcPr>
            <w:tcW w:w="2730"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w:t>
            </w:r>
          </w:p>
        </w:tc>
      </w:tr>
      <w:tr>
        <w:trPr>
          <w:trHeight w:val="330" w:hRule="atLeast"/>
        </w:trPr>
        <w:tc>
          <w:tcPr>
            <w:tcW w:w="1780"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説明文</w:t>
            </w:r>
          </w:p>
        </w:tc>
        <w:tc>
          <w:tcPr>
            <w:tcW w:w="2205"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半角文字、全角文字</w:t>
            </w:r>
          </w:p>
        </w:tc>
        <w:tc>
          <w:tcPr>
            <w:tcW w:w="1575"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0</w:t>
            </w:r>
          </w:p>
        </w:tc>
        <w:tc>
          <w:tcPr>
            <w:tcW w:w="147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400</w:t>
            </w:r>
          </w:p>
        </w:tc>
        <w:tc>
          <w:tcPr>
            <w:tcW w:w="2730"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@Size</w:t>
            </w:r>
          </w:p>
        </w:tc>
      </w:tr>
      <w:tr>
        <w:trPr>
          <w:trHeight w:val="660" w:hRule="atLeast"/>
        </w:trPr>
        <w:tc>
          <w:tcPr>
            <w:tcW w:w="1780"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商品画像</w:t>
            </w:r>
          </w:p>
        </w:tc>
        <w:tc>
          <w:tcPr>
            <w:tcW w:w="2205"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ファイル（</w:t>
            </w:r>
            <w:r>
              <w:rPr>
                <w:rFonts w:eastAsia="メイリオ" w:cs="ＭＳ Ｐゴシック"/>
                <w:kern w:val="0"/>
                <w:sz w:val="18"/>
                <w:szCs w:val="18"/>
                <w:lang w:val="en-US" w:eastAsia="ja-JP" w:bidi="ar-SA"/>
              </w:rPr>
              <w:t>jpg</w:t>
            </w:r>
            <w:r>
              <w:rPr>
                <w:rFonts w:ascii="メイリオ" w:hAnsi="メイリオ" w:cs="ＭＳ Ｐゴシック"/>
                <w:kern w:val="0"/>
                <w:sz w:val="18"/>
                <w:szCs w:val="18"/>
                <w:lang w:val="en-US" w:eastAsia="ja-JP" w:bidi="ar-SA"/>
              </w:rPr>
              <w:t>のみ）</w:t>
            </w:r>
          </w:p>
        </w:tc>
        <w:tc>
          <w:tcPr>
            <w:tcW w:w="1575"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0</w:t>
            </w:r>
          </w:p>
        </w:tc>
        <w:tc>
          <w:tcPr>
            <w:tcW w:w="147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1MB</w:t>
            </w:r>
          </w:p>
        </w:tc>
        <w:tc>
          <w:tcPr>
            <w:tcW w:w="2730"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w:t>
            </w:r>
          </w:p>
        </w:tc>
      </w:tr>
    </w:tbl>
    <w:p>
      <w:pPr>
        <w:pStyle w:val="Normal"/>
        <w:ind w:left="400" w:hanging="0"/>
        <w:rPr/>
      </w:pPr>
      <w:r>
        <w:rPr/>
        <w:t>(3)</w:t>
      </w:r>
      <w:r>
        <w:rPr/>
        <w:t>カテゴリ情報</w:t>
      </w:r>
    </w:p>
    <w:p>
      <w:pPr>
        <w:pStyle w:val="Normal"/>
        <w:ind w:left="382" w:hanging="0"/>
        <w:rPr/>
      </w:pPr>
      <w:r>
        <w:rPr/>
        <w:t>入力画面：</w:t>
      </w:r>
      <w:r>
        <w:rPr/>
        <w:t xml:space="preserve">3-3-1-3 </w:t>
      </w:r>
      <w:r>
        <w:rPr/>
        <w:t>カテゴリ登録入力画面、</w:t>
      </w:r>
      <w:r>
        <w:rPr/>
        <w:t xml:space="preserve">3-4-1-3 </w:t>
      </w:r>
      <w:r>
        <w:rPr/>
        <w:t>カテゴリ変更入力画面</w:t>
      </w:r>
    </w:p>
    <w:p>
      <w:pPr>
        <w:pStyle w:val="Normal"/>
        <w:ind w:left="382" w:hanging="0"/>
        <w:rPr/>
      </w:pPr>
      <w:r>
        <w:rPr/>
        <w:t>制限事項：カテゴリ情報の登録可能件数は、</w:t>
      </w:r>
      <w:r>
        <w:rPr/>
        <w:t>99</w:t>
      </w:r>
      <w:r>
        <w:rPr/>
        <w:t>件</w:t>
      </w:r>
      <w:r>
        <w:rPr/>
        <w:t>(</w:t>
      </w:r>
      <w:r>
        <w:rPr/>
        <w:t>削除済みも含む</w:t>
      </w:r>
      <w:r>
        <w:rPr/>
        <w:t>)</w:t>
      </w:r>
      <w:r>
        <w:rPr/>
        <w:t>とする。</w:t>
      </w:r>
    </w:p>
    <w:p>
      <w:pPr>
        <w:pStyle w:val="Normal"/>
        <w:ind w:left="382" w:hanging="0"/>
        <w:rPr/>
      </w:pPr>
      <w:r>
        <w:rPr/>
      </w:r>
    </w:p>
    <w:tbl>
      <w:tblPr>
        <w:tblStyle w:val="1-51"/>
        <w:tblW w:w="9760" w:type="dxa"/>
        <w:jc w:val="left"/>
        <w:tblInd w:w="0" w:type="dxa"/>
        <w:tblLayout w:type="fixed"/>
        <w:tblCellMar>
          <w:top w:w="0" w:type="dxa"/>
          <w:left w:w="108" w:type="dxa"/>
          <w:bottom w:w="0" w:type="dxa"/>
          <w:right w:w="108" w:type="dxa"/>
        </w:tblCellMar>
        <w:tblLook w:firstRow="1" w:noVBand="1" w:lastRow="0" w:firstColumn="0" w:lastColumn="0" w:noHBand="1" w:val="0620"/>
      </w:tblPr>
      <w:tblGrid>
        <w:gridCol w:w="1780"/>
        <w:gridCol w:w="2205"/>
        <w:gridCol w:w="1575"/>
        <w:gridCol w:w="1470"/>
        <w:gridCol w:w="2730"/>
      </w:tblGrid>
      <w:tr>
        <w:trPr>
          <w:trHeight w:val="330" w:hRule="atLeast"/>
          <w:cnfStyle w:val="100000000000" w:firstRow="1" w:lastRow="0" w:firstColumn="0" w:lastColumn="0" w:oddVBand="0" w:evenVBand="0" w:oddHBand="0" w:evenHBand="0" w:firstRowFirstColumn="0" w:firstRowLastColumn="0" w:lastRowFirstColumn="0" w:lastRowLastColumn="0"/>
        </w:trPr>
        <w:tc>
          <w:tcPr>
            <w:tcW w:w="1780"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項目名</w:t>
            </w:r>
          </w:p>
        </w:tc>
        <w:tc>
          <w:tcPr>
            <w:tcW w:w="2205"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形式</w:t>
            </w:r>
          </w:p>
        </w:tc>
        <w:tc>
          <w:tcPr>
            <w:tcW w:w="1575"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最小値／</w:t>
            </w:r>
            <w:r>
              <w:rPr>
                <w:rFonts w:eastAsia="メイリオ" w:cs="ＭＳ Ｐゴシック"/>
                <w:b/>
                <w:bCs/>
                <w:kern w:val="0"/>
                <w:sz w:val="18"/>
                <w:szCs w:val="18"/>
                <w:lang w:val="en-US" w:eastAsia="ja-JP" w:bidi="ar-SA"/>
              </w:rPr>
              <w:br/>
            </w:r>
            <w:r>
              <w:rPr>
                <w:rFonts w:ascii="メイリオ" w:hAnsi="メイリオ" w:cs="ＭＳ Ｐゴシック"/>
                <w:b/>
                <w:bCs/>
                <w:kern w:val="0"/>
                <w:sz w:val="18"/>
                <w:szCs w:val="18"/>
                <w:lang w:val="en-US" w:eastAsia="ja-JP" w:bidi="ar-SA"/>
              </w:rPr>
              <w:t>最小文字数</w:t>
            </w:r>
          </w:p>
        </w:tc>
        <w:tc>
          <w:tcPr>
            <w:tcW w:w="1470"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最大値／</w:t>
            </w:r>
          </w:p>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最大文字数</w:t>
            </w:r>
          </w:p>
        </w:tc>
        <w:tc>
          <w:tcPr>
            <w:tcW w:w="2730"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利用アノテーション</w:t>
            </w:r>
          </w:p>
        </w:tc>
      </w:tr>
      <w:tr>
        <w:trPr>
          <w:trHeight w:val="330" w:hRule="atLeast"/>
        </w:trPr>
        <w:tc>
          <w:tcPr>
            <w:tcW w:w="1780"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カテゴリ名※</w:t>
            </w:r>
          </w:p>
        </w:tc>
        <w:tc>
          <w:tcPr>
            <w:tcW w:w="2205"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半角文字、全角文字</w:t>
            </w:r>
          </w:p>
        </w:tc>
        <w:tc>
          <w:tcPr>
            <w:tcW w:w="1575"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1</w:t>
            </w:r>
          </w:p>
        </w:tc>
        <w:tc>
          <w:tcPr>
            <w:tcW w:w="147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15</w:t>
            </w:r>
          </w:p>
        </w:tc>
        <w:tc>
          <w:tcPr>
            <w:tcW w:w="2730" w:type="dxa"/>
            <w:tcBorders/>
          </w:tcPr>
          <w:p>
            <w:pPr>
              <w:pStyle w:val="Normal"/>
              <w:widowControl w:val="false"/>
              <w:suppressAutoHyphens w:val="true"/>
              <w:snapToGrid w:val="false"/>
              <w:spacing w:lineRule="atLeast" w:line="180" w:before="0" w:after="0"/>
              <w:ind w:left="0" w:right="72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@Size</w:t>
            </w:r>
          </w:p>
        </w:tc>
      </w:tr>
      <w:tr>
        <w:trPr>
          <w:trHeight w:val="330" w:hRule="atLeast"/>
        </w:trPr>
        <w:tc>
          <w:tcPr>
            <w:tcW w:w="1780"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説明文</w:t>
            </w:r>
          </w:p>
        </w:tc>
        <w:tc>
          <w:tcPr>
            <w:tcW w:w="2205"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ascii="メイリオ" w:hAnsi="メイリオ" w:cs="ＭＳ Ｐゴシック"/>
                <w:kern w:val="0"/>
                <w:sz w:val="18"/>
                <w:szCs w:val="18"/>
                <w:lang w:val="en-US" w:eastAsia="ja-JP" w:bidi="ar-SA"/>
              </w:rPr>
              <w:t>半角文字、全角文字</w:t>
            </w:r>
          </w:p>
        </w:tc>
        <w:tc>
          <w:tcPr>
            <w:tcW w:w="1575"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0</w:t>
            </w:r>
          </w:p>
        </w:tc>
        <w:tc>
          <w:tcPr>
            <w:tcW w:w="147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30</w:t>
            </w:r>
          </w:p>
        </w:tc>
        <w:tc>
          <w:tcPr>
            <w:tcW w:w="2730"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@Size</w:t>
            </w:r>
          </w:p>
        </w:tc>
      </w:tr>
    </w:tbl>
    <w:p>
      <w:pPr>
        <w:pStyle w:val="Normal"/>
        <w:ind w:left="400" w:hanging="0"/>
        <w:rPr/>
      </w:pPr>
      <w:r>
        <w:rPr/>
      </w:r>
    </w:p>
    <w:p>
      <w:pPr>
        <w:pStyle w:val="Normal"/>
        <w:ind w:left="382" w:hanging="0"/>
        <w:rPr/>
      </w:pPr>
      <w:r>
        <w:rPr/>
        <w:t>※</w:t>
      </w:r>
      <w:r>
        <w:rPr/>
        <w:t>カテゴリ名：すでに登録されているカテゴリ名は登録できない 独自アノテーションを利用</w:t>
      </w:r>
    </w:p>
    <w:p>
      <w:pPr>
        <w:pStyle w:val="Normal"/>
        <w:ind w:left="382" w:hanging="0"/>
        <w:rPr/>
      </w:pPr>
      <w:r>
        <w:rPr/>
        <w:t>(4)</w:t>
      </w:r>
      <w:r>
        <w:rPr/>
        <w:t>注文情報</w:t>
      </w:r>
    </w:p>
    <w:p>
      <w:pPr>
        <w:pStyle w:val="Normal"/>
        <w:ind w:left="382" w:hanging="0"/>
        <w:rPr/>
      </w:pPr>
      <w:r>
        <w:rPr/>
        <w:t>入力画面：</w:t>
      </w:r>
      <w:r>
        <w:rPr/>
        <w:t xml:space="preserve">5-3-1-2 </w:t>
      </w:r>
      <w:r>
        <w:rPr/>
        <w:t>届け先入力画</w:t>
      </w:r>
      <w:r>
        <w:rPr/>
        <w:t xml:space="preserve">5-3-2-2 </w:t>
      </w:r>
      <w:r>
        <w:rPr/>
        <w:t>支払方法選択画面</w:t>
      </w:r>
    </w:p>
    <w:tbl>
      <w:tblPr>
        <w:tblStyle w:val="1-51"/>
        <w:tblW w:w="9655" w:type="dxa"/>
        <w:jc w:val="left"/>
        <w:tblInd w:w="0" w:type="dxa"/>
        <w:tblLayout w:type="fixed"/>
        <w:tblCellMar>
          <w:top w:w="0" w:type="dxa"/>
          <w:left w:w="108" w:type="dxa"/>
          <w:bottom w:w="0" w:type="dxa"/>
          <w:right w:w="108" w:type="dxa"/>
        </w:tblCellMar>
        <w:tblLook w:firstRow="1" w:noVBand="1" w:lastRow="0" w:firstColumn="0" w:lastColumn="0" w:noHBand="1" w:val="0620"/>
      </w:tblPr>
      <w:tblGrid>
        <w:gridCol w:w="2014"/>
        <w:gridCol w:w="2239"/>
        <w:gridCol w:w="1307"/>
        <w:gridCol w:w="1464"/>
        <w:gridCol w:w="2631"/>
      </w:tblGrid>
      <w:tr>
        <w:trPr>
          <w:trHeight w:val="660" w:hRule="atLeast"/>
          <w:cnfStyle w:val="100000000000" w:firstRow="1" w:lastRow="0" w:firstColumn="0" w:lastColumn="0" w:oddVBand="0" w:evenVBand="0" w:oddHBand="0" w:evenHBand="0" w:firstRowFirstColumn="0" w:firstRowLastColumn="0" w:lastRowFirstColumn="0" w:lastRowLastColumn="0"/>
        </w:trPr>
        <w:tc>
          <w:tcPr>
            <w:tcW w:w="2014"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ascii="メイリオ" w:hAnsi="メイリオ" w:cs="ＭＳ Ｐゴシック"/>
                <w:b/>
                <w:bCs/>
                <w:kern w:val="0"/>
                <w:sz w:val="18"/>
                <w:szCs w:val="18"/>
                <w:lang w:val="en-US" w:eastAsia="ja-JP" w:bidi="ar-SA"/>
              </w:rPr>
              <w:t>項目名</w:t>
            </w:r>
          </w:p>
        </w:tc>
        <w:tc>
          <w:tcPr>
            <w:tcW w:w="2239"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ascii="メイリオ" w:hAnsi="メイリオ" w:cs="ＭＳ Ｐゴシック"/>
                <w:b/>
                <w:bCs/>
                <w:kern w:val="0"/>
                <w:sz w:val="18"/>
                <w:szCs w:val="18"/>
                <w:lang w:val="en-US" w:eastAsia="ja-JP" w:bidi="ar-SA"/>
              </w:rPr>
              <w:t>形式</w:t>
            </w:r>
          </w:p>
        </w:tc>
        <w:tc>
          <w:tcPr>
            <w:tcW w:w="1307"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ascii="メイリオ" w:hAnsi="メイリオ" w:cs="ＭＳ Ｐゴシック"/>
                <w:b/>
                <w:bCs/>
                <w:kern w:val="0"/>
                <w:sz w:val="18"/>
                <w:szCs w:val="18"/>
                <w:lang w:val="en-US" w:eastAsia="ja-JP" w:bidi="ar-SA"/>
              </w:rPr>
              <w:t>最小値／</w:t>
            </w:r>
            <w:r>
              <w:rPr>
                <w:rFonts w:eastAsia="メイリオ" w:cs="ＭＳ Ｐゴシック"/>
                <w:b/>
                <w:bCs/>
                <w:kern w:val="0"/>
                <w:sz w:val="18"/>
                <w:szCs w:val="18"/>
                <w:lang w:val="en-US" w:eastAsia="ja-JP" w:bidi="ar-SA"/>
              </w:rPr>
              <w:br/>
            </w:r>
            <w:r>
              <w:rPr>
                <w:rFonts w:ascii="メイリオ" w:hAnsi="メイリオ" w:cs="ＭＳ Ｐゴシック"/>
                <w:b/>
                <w:bCs/>
                <w:kern w:val="0"/>
                <w:sz w:val="18"/>
                <w:szCs w:val="18"/>
                <w:lang w:val="en-US" w:eastAsia="ja-JP" w:bidi="ar-SA"/>
              </w:rPr>
              <w:t>最小文字数</w:t>
            </w:r>
          </w:p>
        </w:tc>
        <w:tc>
          <w:tcPr>
            <w:tcW w:w="1464"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最大値／</w:t>
            </w:r>
          </w:p>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ascii="メイリオ" w:hAnsi="メイリオ" w:cs="ＭＳ Ｐゴシック"/>
                <w:b/>
                <w:bCs/>
                <w:kern w:val="0"/>
                <w:sz w:val="18"/>
                <w:szCs w:val="18"/>
                <w:lang w:val="en-US" w:eastAsia="ja-JP" w:bidi="ar-SA"/>
              </w:rPr>
              <w:t>最大文字数</w:t>
            </w:r>
          </w:p>
        </w:tc>
        <w:tc>
          <w:tcPr>
            <w:tcW w:w="2631"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ascii="メイリオ" w:hAnsi="メイリオ" w:cs="ＭＳ Ｐゴシック"/>
                <w:b/>
                <w:bCs/>
                <w:kern w:val="0"/>
                <w:sz w:val="18"/>
                <w:szCs w:val="18"/>
                <w:lang w:val="en-US" w:eastAsia="ja-JP" w:bidi="ar-SA"/>
              </w:rPr>
              <w:t>利用アノテーション</w:t>
            </w:r>
          </w:p>
        </w:tc>
      </w:tr>
      <w:tr>
        <w:trPr>
          <w:trHeight w:val="20" w:hRule="atLeast"/>
        </w:trPr>
        <w:tc>
          <w:tcPr>
            <w:tcW w:w="2014"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送付先郵便番号</w:t>
            </w:r>
          </w:p>
        </w:tc>
        <w:tc>
          <w:tcPr>
            <w:tcW w:w="2239"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半角数字</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ハイフン「</w:t>
            </w:r>
            <w:r>
              <w:rPr>
                <w:rFonts w:eastAsia="メイリオ" w:cs="ＭＳ Ｐゴシック"/>
                <w:color w:val="000000"/>
                <w:kern w:val="0"/>
                <w:sz w:val="18"/>
                <w:szCs w:val="18"/>
                <w:lang w:val="en-US" w:eastAsia="ja-JP" w:bidi="ar-SA"/>
              </w:rPr>
              <w:t>-</w:t>
            </w:r>
            <w:r>
              <w:rPr>
                <w:rFonts w:ascii="メイリオ" w:hAnsi="メイリオ" w:cs="ＭＳ Ｐゴシック"/>
                <w:color w:val="000000"/>
                <w:kern w:val="0"/>
                <w:sz w:val="18"/>
                <w:szCs w:val="18"/>
                <w:lang w:val="en-US" w:eastAsia="ja-JP" w:bidi="ar-SA"/>
              </w:rPr>
              <w:t>」なし</w:t>
            </w:r>
          </w:p>
        </w:tc>
        <w:tc>
          <w:tcPr>
            <w:tcW w:w="1307"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7</w:t>
            </w:r>
          </w:p>
        </w:tc>
        <w:tc>
          <w:tcPr>
            <w:tcW w:w="1464"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del w:id="17" w:author="sssPO108@outlook.jp" w:date="2022-02-14T15:48:00Z">
              <w:r>
                <w:rPr>
                  <w:rFonts w:eastAsia="メイリオ" w:cs="ＭＳ Ｐゴシック"/>
                  <w:color w:val="000000"/>
                  <w:kern w:val="0"/>
                  <w:sz w:val="18"/>
                  <w:szCs w:val="18"/>
                  <w:lang w:val="en-US" w:eastAsia="ja-JP" w:bidi="ar-SA"/>
                </w:rPr>
                <w:delText>8</w:delText>
              </w:r>
            </w:del>
            <w:ins w:id="18" w:author="sssPO108@outlook.jp" w:date="2022-02-14T15:48:00Z">
              <w:r>
                <w:rPr>
                  <w:rFonts w:eastAsia="メイリオ" w:cs="ＭＳ Ｐゴシック"/>
                  <w:color w:val="000000"/>
                  <w:kern w:val="0"/>
                  <w:sz w:val="18"/>
                  <w:szCs w:val="18"/>
                  <w:lang w:val="en-US" w:eastAsia="ja-JP" w:bidi="ar-SA"/>
                </w:rPr>
                <w:t>7</w:t>
              </w:r>
            </w:ins>
          </w:p>
        </w:tc>
        <w:tc>
          <w:tcPr>
            <w:tcW w:w="2631"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@Size</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@Pattern</w:t>
            </w:r>
          </w:p>
        </w:tc>
      </w:tr>
      <w:tr>
        <w:trPr>
          <w:trHeight w:val="20" w:hRule="atLeast"/>
        </w:trPr>
        <w:tc>
          <w:tcPr>
            <w:tcW w:w="2014"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送付先住所</w:t>
            </w:r>
          </w:p>
        </w:tc>
        <w:tc>
          <w:tcPr>
            <w:tcW w:w="2239"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半角文字、全角文字</w:t>
            </w:r>
          </w:p>
        </w:tc>
        <w:tc>
          <w:tcPr>
            <w:tcW w:w="1307"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1</w:t>
            </w:r>
          </w:p>
        </w:tc>
        <w:tc>
          <w:tcPr>
            <w:tcW w:w="1464"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150</w:t>
            </w:r>
          </w:p>
        </w:tc>
        <w:tc>
          <w:tcPr>
            <w:tcW w:w="2631"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@Size</w:t>
            </w:r>
          </w:p>
        </w:tc>
      </w:tr>
      <w:tr>
        <w:trPr>
          <w:trHeight w:val="20" w:hRule="atLeast"/>
        </w:trPr>
        <w:tc>
          <w:tcPr>
            <w:tcW w:w="2014"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送付先氏名</w:t>
            </w:r>
          </w:p>
        </w:tc>
        <w:tc>
          <w:tcPr>
            <w:tcW w:w="2239"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半角文字、全角文字</w:t>
            </w:r>
          </w:p>
        </w:tc>
        <w:tc>
          <w:tcPr>
            <w:tcW w:w="1307"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1</w:t>
            </w:r>
          </w:p>
        </w:tc>
        <w:tc>
          <w:tcPr>
            <w:tcW w:w="1464"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30</w:t>
            </w:r>
          </w:p>
        </w:tc>
        <w:tc>
          <w:tcPr>
            <w:tcW w:w="2631"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@Size</w:t>
            </w:r>
          </w:p>
        </w:tc>
      </w:tr>
      <w:tr>
        <w:trPr>
          <w:trHeight w:val="20" w:hRule="atLeast"/>
        </w:trPr>
        <w:tc>
          <w:tcPr>
            <w:tcW w:w="2014"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送付先電話番号</w:t>
            </w:r>
          </w:p>
        </w:tc>
        <w:tc>
          <w:tcPr>
            <w:tcW w:w="2239"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半角数字</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ハイフン「</w:t>
            </w:r>
            <w:r>
              <w:rPr>
                <w:rFonts w:eastAsia="メイリオ" w:cs="ＭＳ Ｐゴシック"/>
                <w:color w:val="000000"/>
                <w:kern w:val="0"/>
                <w:sz w:val="18"/>
                <w:szCs w:val="18"/>
                <w:lang w:val="en-US" w:eastAsia="ja-JP" w:bidi="ar-SA"/>
              </w:rPr>
              <w:t>-</w:t>
            </w:r>
            <w:r>
              <w:rPr>
                <w:rFonts w:ascii="メイリオ" w:hAnsi="メイリオ" w:cs="ＭＳ Ｐゴシック"/>
                <w:color w:val="000000"/>
                <w:kern w:val="0"/>
                <w:sz w:val="18"/>
                <w:szCs w:val="18"/>
                <w:lang w:val="en-US" w:eastAsia="ja-JP" w:bidi="ar-SA"/>
              </w:rPr>
              <w:t>」なし</w:t>
            </w:r>
          </w:p>
        </w:tc>
        <w:tc>
          <w:tcPr>
            <w:tcW w:w="1307"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10</w:t>
            </w:r>
          </w:p>
        </w:tc>
        <w:tc>
          <w:tcPr>
            <w:tcW w:w="1464"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11</w:t>
            </w:r>
          </w:p>
        </w:tc>
        <w:tc>
          <w:tcPr>
            <w:tcW w:w="2631"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@Size</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@Pattern</w:t>
            </w:r>
          </w:p>
        </w:tc>
      </w:tr>
      <w:tr>
        <w:trPr>
          <w:trHeight w:val="20" w:hRule="atLeast"/>
        </w:trPr>
        <w:tc>
          <w:tcPr>
            <w:tcW w:w="2014"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支払い方法</w:t>
            </w:r>
          </w:p>
        </w:tc>
        <w:tc>
          <w:tcPr>
            <w:tcW w:w="2239"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選択入力</w:t>
            </w:r>
            <w:r>
              <w:rPr>
                <w:rFonts w:eastAsia="メイリオ" w:cs="ＭＳ Ｐゴシック"/>
                <w:color w:val="000000"/>
                <w:kern w:val="0"/>
                <w:sz w:val="18"/>
                <w:szCs w:val="18"/>
                <w:lang w:val="en-US" w:eastAsia="ja-JP" w:bidi="ar-SA"/>
              </w:rPr>
              <w:t>(</w:t>
            </w:r>
            <w:r>
              <w:rPr>
                <w:rFonts w:ascii="メイリオ" w:hAnsi="メイリオ" w:cs="ＭＳ Ｐゴシック"/>
                <w:color w:val="000000"/>
                <w:kern w:val="0"/>
                <w:sz w:val="18"/>
                <w:szCs w:val="18"/>
                <w:lang w:val="en-US" w:eastAsia="ja-JP" w:bidi="ar-SA"/>
              </w:rPr>
              <w:t>半角数字</w:t>
            </w:r>
            <w:r>
              <w:rPr>
                <w:rFonts w:eastAsia="メイリオ" w:cs="ＭＳ Ｐゴシック"/>
                <w:color w:val="000000"/>
                <w:kern w:val="0"/>
                <w:sz w:val="18"/>
                <w:szCs w:val="18"/>
                <w:lang w:val="en-US" w:eastAsia="ja-JP" w:bidi="ar-SA"/>
              </w:rPr>
              <w:t>)</w:t>
            </w:r>
          </w:p>
        </w:tc>
        <w:tc>
          <w:tcPr>
            <w:tcW w:w="1307"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1</w:t>
            </w:r>
          </w:p>
        </w:tc>
        <w:tc>
          <w:tcPr>
            <w:tcW w:w="1464"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5</w:t>
            </w:r>
          </w:p>
        </w:tc>
        <w:tc>
          <w:tcPr>
            <w:tcW w:w="2631"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w:t>
            </w:r>
          </w:p>
        </w:tc>
      </w:tr>
    </w:tbl>
    <w:p>
      <w:pPr>
        <w:pStyle w:val="Normal"/>
        <w:ind w:left="382" w:hanging="0"/>
        <w:rPr/>
      </w:pPr>
      <w:r>
        <w:rPr/>
      </w:r>
    </w:p>
    <w:p>
      <w:pPr>
        <w:pStyle w:val="Normal"/>
        <w:widowControl/>
        <w:spacing w:lineRule="auto" w:line="240"/>
        <w:ind w:left="0" w:hanging="0"/>
        <w:jc w:val="left"/>
        <w:rPr/>
      </w:pPr>
      <w:r>
        <w:rPr/>
      </w:r>
      <w:r>
        <w:br w:type="page"/>
      </w:r>
    </w:p>
    <w:p>
      <w:pPr>
        <w:pStyle w:val="Normal"/>
        <w:ind w:left="400" w:hanging="0"/>
        <w:rPr/>
      </w:pPr>
      <w:r>
        <w:rPr/>
      </w:r>
    </w:p>
    <w:p>
      <w:pPr>
        <w:pStyle w:val="Normal"/>
        <w:ind w:left="382" w:hanging="0"/>
        <w:rPr/>
      </w:pPr>
      <w:r>
        <w:rPr/>
        <w:t>(5)</w:t>
      </w:r>
      <w:r>
        <w:rPr/>
        <w:t>会員情報</w:t>
      </w:r>
    </w:p>
    <w:p>
      <w:pPr>
        <w:pStyle w:val="Normal"/>
        <w:ind w:left="382" w:hanging="0"/>
        <w:rPr/>
      </w:pPr>
      <w:r>
        <w:rPr/>
        <w:t>入力画面：</w:t>
      </w:r>
      <w:r>
        <w:rPr/>
        <w:t>6-3-1-1</w:t>
      </w:r>
      <w:r>
        <w:rPr/>
        <w:t>、</w:t>
      </w:r>
      <w:r>
        <w:rPr/>
        <w:t>6-3-1-3</w:t>
      </w:r>
      <w:r>
        <w:rPr/>
        <w:t>、</w:t>
      </w:r>
      <w:r>
        <w:rPr/>
        <w:t xml:space="preserve">6-3-1-4 </w:t>
      </w:r>
      <w:r>
        <w:rPr/>
        <w:t>会員登録入力画面</w:t>
      </w:r>
    </w:p>
    <w:p>
      <w:pPr>
        <w:pStyle w:val="Normal"/>
        <w:ind w:left="382" w:hanging="0"/>
        <w:rPr/>
      </w:pPr>
      <w:r>
        <w:rPr/>
        <w:tab/>
        <w:t xml:space="preserve">        6-4-1-2</w:t>
      </w:r>
      <w:r>
        <w:rPr/>
        <w:t>、</w:t>
      </w:r>
      <w:r>
        <w:rPr/>
        <w:t>6-4-1-3</w:t>
      </w:r>
      <w:r>
        <w:rPr/>
        <w:t>、</w:t>
      </w:r>
      <w:r>
        <w:rPr/>
        <w:t xml:space="preserve">6-4-1-4 </w:t>
      </w:r>
      <w:r>
        <w:rPr/>
        <w:t>会員変更入力画面</w:t>
      </w:r>
    </w:p>
    <w:tbl>
      <w:tblPr>
        <w:tblStyle w:val="1-51"/>
        <w:tblW w:w="9778" w:type="dxa"/>
        <w:jc w:val="left"/>
        <w:tblInd w:w="0" w:type="dxa"/>
        <w:tblLayout w:type="fixed"/>
        <w:tblCellMar>
          <w:top w:w="0" w:type="dxa"/>
          <w:left w:w="108" w:type="dxa"/>
          <w:bottom w:w="0" w:type="dxa"/>
          <w:right w:w="108" w:type="dxa"/>
        </w:tblCellMar>
        <w:tblLook w:firstRow="1" w:noVBand="1" w:lastRow="0" w:firstColumn="0" w:lastColumn="0" w:noHBand="1" w:val="0620"/>
      </w:tblPr>
      <w:tblGrid>
        <w:gridCol w:w="2038"/>
        <w:gridCol w:w="2274"/>
        <w:gridCol w:w="1420"/>
        <w:gridCol w:w="1657"/>
        <w:gridCol w:w="2389"/>
      </w:tblGrid>
      <w:tr>
        <w:trPr>
          <w:trHeight w:val="154" w:hRule="atLeast"/>
          <w:cnfStyle w:val="100000000000" w:firstRow="1" w:lastRow="0" w:firstColumn="0" w:lastColumn="0" w:oddVBand="0" w:evenVBand="0" w:oddHBand="0" w:evenHBand="0" w:firstRowFirstColumn="0" w:firstRowLastColumn="0" w:lastRowFirstColumn="0" w:lastRowLastColumn="0"/>
        </w:trPr>
        <w:tc>
          <w:tcPr>
            <w:tcW w:w="2038"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rPr>
                <w:rFonts w:ascii="メイリオ" w:hAnsi="メイリオ" w:eastAsia="メイリオ" w:cs="ＭＳ Ｐゴシック"/>
                <w:color w:val="000000"/>
                <w:kern w:val="0"/>
                <w:sz w:val="18"/>
                <w:szCs w:val="18"/>
              </w:rPr>
            </w:pPr>
            <w:r>
              <w:rPr>
                <w:rFonts w:ascii="メイリオ" w:hAnsi="メイリオ" w:cs="ＭＳ Ｐゴシック"/>
                <w:b/>
                <w:bCs/>
                <w:kern w:val="0"/>
                <w:sz w:val="18"/>
                <w:szCs w:val="18"/>
                <w:lang w:val="en-US" w:eastAsia="ja-JP" w:bidi="ar-SA"/>
              </w:rPr>
              <w:t>項目名</w:t>
            </w:r>
          </w:p>
        </w:tc>
        <w:tc>
          <w:tcPr>
            <w:tcW w:w="2274"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rPr>
                <w:rFonts w:ascii="メイリオ" w:hAnsi="メイリオ" w:eastAsia="メイリオ" w:cs="ＭＳ Ｐゴシック"/>
                <w:color w:val="000000"/>
                <w:kern w:val="0"/>
                <w:sz w:val="18"/>
                <w:szCs w:val="18"/>
              </w:rPr>
            </w:pPr>
            <w:r>
              <w:rPr>
                <w:rFonts w:ascii="メイリオ" w:hAnsi="メイリオ" w:cs="ＭＳ Ｐゴシック"/>
                <w:b/>
                <w:bCs/>
                <w:kern w:val="0"/>
                <w:sz w:val="18"/>
                <w:szCs w:val="18"/>
                <w:lang w:val="en-US" w:eastAsia="ja-JP" w:bidi="ar-SA"/>
              </w:rPr>
              <w:t>形式</w:t>
            </w:r>
          </w:p>
        </w:tc>
        <w:tc>
          <w:tcPr>
            <w:tcW w:w="1420"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rPr>
                <w:rFonts w:ascii="メイリオ" w:hAnsi="メイリオ" w:eastAsia="メイリオ" w:cs="ＭＳ Ｐゴシック"/>
                <w:color w:val="000000"/>
                <w:kern w:val="0"/>
                <w:sz w:val="18"/>
                <w:szCs w:val="18"/>
              </w:rPr>
            </w:pPr>
            <w:r>
              <w:rPr>
                <w:rFonts w:ascii="メイリオ" w:hAnsi="メイリオ" w:cs="ＭＳ Ｐゴシック"/>
                <w:b/>
                <w:bCs/>
                <w:kern w:val="0"/>
                <w:sz w:val="18"/>
                <w:szCs w:val="18"/>
                <w:lang w:val="en-US" w:eastAsia="ja-JP" w:bidi="ar-SA"/>
              </w:rPr>
              <w:t>最小値／</w:t>
            </w:r>
            <w:r>
              <w:rPr>
                <w:rFonts w:eastAsia="メイリオ" w:cs="ＭＳ Ｐゴシック"/>
                <w:b/>
                <w:bCs/>
                <w:kern w:val="0"/>
                <w:sz w:val="18"/>
                <w:szCs w:val="18"/>
                <w:lang w:val="en-US" w:eastAsia="ja-JP" w:bidi="ar-SA"/>
              </w:rPr>
              <w:br/>
            </w:r>
            <w:r>
              <w:rPr>
                <w:rFonts w:ascii="メイリオ" w:hAnsi="メイリオ" w:cs="ＭＳ Ｐゴシック"/>
                <w:b/>
                <w:bCs/>
                <w:kern w:val="0"/>
                <w:sz w:val="18"/>
                <w:szCs w:val="18"/>
                <w:lang w:val="en-US" w:eastAsia="ja-JP" w:bidi="ar-SA"/>
              </w:rPr>
              <w:t>最小文字数</w:t>
            </w:r>
          </w:p>
        </w:tc>
        <w:tc>
          <w:tcPr>
            <w:tcW w:w="1657"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rPr>
                <w:rFonts w:ascii="メイリオ" w:hAnsi="メイリオ" w:eastAsia="メイリオ" w:cs="ＭＳ Ｐゴシック"/>
                <w:kern w:val="0"/>
                <w:sz w:val="18"/>
                <w:szCs w:val="18"/>
              </w:rPr>
            </w:pPr>
            <w:r>
              <w:rPr>
                <w:rFonts w:ascii="メイリオ" w:hAnsi="メイリオ" w:cs="ＭＳ Ｐゴシック"/>
                <w:b/>
                <w:bCs/>
                <w:kern w:val="0"/>
                <w:sz w:val="18"/>
                <w:szCs w:val="18"/>
                <w:lang w:val="en-US" w:eastAsia="ja-JP" w:bidi="ar-SA"/>
              </w:rPr>
              <w:t>最大値／</w:t>
            </w:r>
          </w:p>
          <w:p>
            <w:pPr>
              <w:pStyle w:val="Normal"/>
              <w:widowControl w:val="false"/>
              <w:suppressAutoHyphens w:val="true"/>
              <w:snapToGrid w:val="false"/>
              <w:spacing w:lineRule="atLeast" w:line="180" w:before="0" w:after="0"/>
              <w:ind w:left="0" w:hanging="0"/>
              <w:rPr>
                <w:rFonts w:ascii="メイリオ" w:hAnsi="メイリオ" w:eastAsia="メイリオ" w:cs="ＭＳ Ｐゴシック"/>
                <w:color w:val="000000"/>
                <w:kern w:val="0"/>
                <w:sz w:val="18"/>
                <w:szCs w:val="18"/>
              </w:rPr>
            </w:pPr>
            <w:r>
              <w:rPr>
                <w:rFonts w:ascii="メイリオ" w:hAnsi="メイリオ" w:cs="ＭＳ Ｐゴシック"/>
                <w:b/>
                <w:bCs/>
                <w:kern w:val="0"/>
                <w:sz w:val="18"/>
                <w:szCs w:val="18"/>
                <w:lang w:val="en-US" w:eastAsia="ja-JP" w:bidi="ar-SA"/>
              </w:rPr>
              <w:t>最大文字数</w:t>
            </w:r>
          </w:p>
        </w:tc>
        <w:tc>
          <w:tcPr>
            <w:tcW w:w="2389" w:type="dxa"/>
            <w:tcBorders>
              <w:bottom w:val="single" w:sz="12" w:space="0" w:color="92CDDC"/>
            </w:tcBorders>
            <w:vAlign w:val="center"/>
          </w:tcPr>
          <w:p>
            <w:pPr>
              <w:pStyle w:val="Normal"/>
              <w:widowControl w:val="false"/>
              <w:suppressAutoHyphens w:val="true"/>
              <w:snapToGrid w:val="false"/>
              <w:spacing w:lineRule="atLeast" w:line="180" w:before="0" w:after="0"/>
              <w:ind w:left="0" w:hanging="0"/>
              <w:rPr>
                <w:rFonts w:ascii="メイリオ" w:hAnsi="メイリオ" w:eastAsia="メイリオ" w:cs="ＭＳ Ｐゴシック"/>
                <w:color w:val="000000"/>
                <w:kern w:val="0"/>
                <w:sz w:val="18"/>
                <w:szCs w:val="18"/>
              </w:rPr>
            </w:pPr>
            <w:r>
              <w:rPr>
                <w:rFonts w:ascii="メイリオ" w:hAnsi="メイリオ" w:cs="ＭＳ Ｐゴシック"/>
                <w:b/>
                <w:bCs/>
                <w:kern w:val="0"/>
                <w:sz w:val="18"/>
                <w:szCs w:val="18"/>
                <w:lang w:val="en-US" w:eastAsia="ja-JP" w:bidi="ar-SA"/>
              </w:rPr>
              <w:t>利用アノテーション</w:t>
            </w:r>
          </w:p>
        </w:tc>
      </w:tr>
      <w:tr>
        <w:trPr>
          <w:trHeight w:val="154" w:hRule="atLeast"/>
        </w:trPr>
        <w:tc>
          <w:tcPr>
            <w:tcW w:w="2038"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メールアドレス</w:t>
            </w:r>
          </w:p>
        </w:tc>
        <w:tc>
          <w:tcPr>
            <w:tcW w:w="2274"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kern w:val="0"/>
                <w:sz w:val="18"/>
                <w:szCs w:val="18"/>
                <w:lang w:val="en-US" w:eastAsia="ja-JP" w:bidi="ar-SA"/>
              </w:rPr>
              <w:t>メールアドレス形式</w:t>
            </w:r>
            <w:r>
              <w:rPr>
                <w:rFonts w:eastAsia="メイリオ" w:cs="ＭＳ Ｐゴシック"/>
                <w:kern w:val="0"/>
                <w:sz w:val="18"/>
                <w:szCs w:val="18"/>
                <w:lang w:val="en-US" w:eastAsia="ja-JP" w:bidi="ar-SA"/>
              </w:rPr>
              <w:br/>
            </w:r>
            <w:r>
              <w:rPr>
                <w:rFonts w:ascii="メイリオ" w:hAnsi="メイリオ" w:cs="ＭＳ Ｐゴシック"/>
                <w:kern w:val="0"/>
                <w:sz w:val="18"/>
                <w:szCs w:val="18"/>
                <w:lang w:val="en-US" w:eastAsia="ja-JP" w:bidi="ar-SA"/>
              </w:rPr>
              <w:t>（</w:t>
            </w:r>
            <w:r>
              <w:rPr>
                <w:rFonts w:eastAsia="メイリオ" w:cs="ＭＳ Ｐゴシック"/>
                <w:kern w:val="0"/>
                <w:sz w:val="18"/>
                <w:szCs w:val="18"/>
                <w:lang w:val="en-US" w:eastAsia="ja-JP" w:bidi="ar-SA"/>
              </w:rPr>
              <w:t>RFC2822</w:t>
            </w:r>
            <w:r>
              <w:rPr>
                <w:rFonts w:ascii="メイリオ" w:hAnsi="メイリオ" w:cs="ＭＳ Ｐゴシック"/>
                <w:kern w:val="0"/>
                <w:sz w:val="18"/>
                <w:szCs w:val="18"/>
                <w:lang w:val="en-US" w:eastAsia="ja-JP" w:bidi="ar-SA"/>
              </w:rPr>
              <w:t>準拠）</w:t>
            </w:r>
          </w:p>
        </w:tc>
        <w:tc>
          <w:tcPr>
            <w:tcW w:w="142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1</w:t>
            </w:r>
          </w:p>
        </w:tc>
        <w:tc>
          <w:tcPr>
            <w:tcW w:w="1657"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129</w:t>
            </w:r>
          </w:p>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ascii="メイリオ" w:hAnsi="メイリオ" w:cs="ＭＳ Ｐゴシック"/>
                <w:kern w:val="0"/>
                <w:sz w:val="18"/>
                <w:szCs w:val="18"/>
                <w:lang w:val="en-US" w:eastAsia="ja-JP" w:bidi="ar-SA"/>
              </w:rPr>
              <w:t>＠前後</w:t>
            </w:r>
            <w:r>
              <w:rPr>
                <w:rFonts w:eastAsia="メイリオ" w:cs="ＭＳ Ｐゴシック"/>
                <w:kern w:val="0"/>
                <w:sz w:val="18"/>
                <w:szCs w:val="18"/>
                <w:lang w:val="en-US" w:eastAsia="ja-JP" w:bidi="ar-SA"/>
              </w:rPr>
              <w:t>64</w:t>
            </w:r>
            <w:r>
              <w:rPr>
                <w:rFonts w:ascii="メイリオ" w:hAnsi="メイリオ" w:cs="ＭＳ Ｐゴシック"/>
                <w:kern w:val="0"/>
                <w:sz w:val="18"/>
                <w:szCs w:val="18"/>
                <w:lang w:val="en-US" w:eastAsia="ja-JP" w:bidi="ar-SA"/>
              </w:rPr>
              <w:t>文字</w:t>
            </w:r>
          </w:p>
        </w:tc>
        <w:tc>
          <w:tcPr>
            <w:tcW w:w="2389"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kern w:val="0"/>
                <w:sz w:val="18"/>
                <w:szCs w:val="18"/>
                <w:lang w:val="en-US" w:eastAsia="ja-JP" w:bidi="ar-SA"/>
              </w:rPr>
              <w:t>@Email</w:t>
            </w:r>
          </w:p>
        </w:tc>
      </w:tr>
      <w:tr>
        <w:trPr>
          <w:trHeight w:val="154" w:hRule="atLeast"/>
        </w:trPr>
        <w:tc>
          <w:tcPr>
            <w:tcW w:w="2038"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パスワード</w:t>
            </w:r>
          </w:p>
        </w:tc>
        <w:tc>
          <w:tcPr>
            <w:tcW w:w="2274"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kern w:val="0"/>
                <w:sz w:val="18"/>
                <w:szCs w:val="18"/>
                <w:lang w:val="en-US" w:eastAsia="ja-JP" w:bidi="ar-SA"/>
              </w:rPr>
              <w:t>半角英数字</w:t>
            </w:r>
          </w:p>
        </w:tc>
        <w:tc>
          <w:tcPr>
            <w:tcW w:w="142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8</w:t>
            </w:r>
          </w:p>
        </w:tc>
        <w:tc>
          <w:tcPr>
            <w:tcW w:w="1657"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kern w:val="0"/>
                <w:sz w:val="18"/>
                <w:szCs w:val="18"/>
                <w:lang w:val="en-US" w:eastAsia="ja-JP" w:bidi="ar-SA"/>
              </w:rPr>
              <w:t>16</w:t>
            </w:r>
          </w:p>
        </w:tc>
        <w:tc>
          <w:tcPr>
            <w:tcW w:w="2389"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@Size</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kern w:val="0"/>
                <w:sz w:val="18"/>
                <w:szCs w:val="18"/>
                <w:lang w:val="en-US" w:eastAsia="ja-JP" w:bidi="ar-SA"/>
              </w:rPr>
              <w:t>@Pattern</w:t>
            </w:r>
          </w:p>
        </w:tc>
      </w:tr>
      <w:tr>
        <w:trPr>
          <w:trHeight w:val="154" w:hRule="atLeast"/>
        </w:trPr>
        <w:tc>
          <w:tcPr>
            <w:tcW w:w="2038"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氏名</w:t>
            </w:r>
          </w:p>
        </w:tc>
        <w:tc>
          <w:tcPr>
            <w:tcW w:w="2274"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半角文字、全角文字</w:t>
            </w:r>
          </w:p>
        </w:tc>
        <w:tc>
          <w:tcPr>
            <w:tcW w:w="142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1</w:t>
            </w:r>
          </w:p>
        </w:tc>
        <w:tc>
          <w:tcPr>
            <w:tcW w:w="1657"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30</w:t>
            </w:r>
          </w:p>
        </w:tc>
        <w:tc>
          <w:tcPr>
            <w:tcW w:w="2389"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@Size</w:t>
            </w:r>
          </w:p>
        </w:tc>
      </w:tr>
      <w:tr>
        <w:trPr>
          <w:trHeight w:val="154" w:hRule="atLeast"/>
        </w:trPr>
        <w:tc>
          <w:tcPr>
            <w:tcW w:w="2038"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郵便番号</w:t>
            </w:r>
          </w:p>
        </w:tc>
        <w:tc>
          <w:tcPr>
            <w:tcW w:w="2274"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半角数字</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ハイフン「</w:t>
            </w:r>
            <w:r>
              <w:rPr>
                <w:rFonts w:eastAsia="メイリオ" w:cs="ＭＳ Ｐゴシック"/>
                <w:color w:val="000000"/>
                <w:kern w:val="0"/>
                <w:sz w:val="18"/>
                <w:szCs w:val="18"/>
                <w:lang w:val="en-US" w:eastAsia="ja-JP" w:bidi="ar-SA"/>
              </w:rPr>
              <w:t>-</w:t>
            </w:r>
            <w:r>
              <w:rPr>
                <w:rFonts w:ascii="メイリオ" w:hAnsi="メイリオ" w:cs="ＭＳ Ｐゴシック"/>
                <w:color w:val="000000"/>
                <w:kern w:val="0"/>
                <w:sz w:val="18"/>
                <w:szCs w:val="18"/>
                <w:lang w:val="en-US" w:eastAsia="ja-JP" w:bidi="ar-SA"/>
              </w:rPr>
              <w:t>」なし</w:t>
            </w:r>
          </w:p>
        </w:tc>
        <w:tc>
          <w:tcPr>
            <w:tcW w:w="142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7</w:t>
            </w:r>
          </w:p>
        </w:tc>
        <w:tc>
          <w:tcPr>
            <w:tcW w:w="1657"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del w:id="19" w:author="sssPO108@outlook.jp" w:date="2022-02-14T15:48:00Z">
              <w:r>
                <w:rPr>
                  <w:rFonts w:eastAsia="メイリオ" w:cs="ＭＳ Ｐゴシック"/>
                  <w:color w:val="000000"/>
                  <w:kern w:val="0"/>
                  <w:sz w:val="18"/>
                  <w:szCs w:val="18"/>
                  <w:lang w:val="en-US" w:eastAsia="ja-JP" w:bidi="ar-SA"/>
                </w:rPr>
                <w:delText>8</w:delText>
              </w:r>
            </w:del>
            <w:ins w:id="20" w:author="sssPO108@outlook.jp" w:date="2022-02-14T15:48:00Z">
              <w:r>
                <w:rPr>
                  <w:rFonts w:eastAsia="メイリオ" w:cs="ＭＳ Ｐゴシック"/>
                  <w:color w:val="000000"/>
                  <w:kern w:val="0"/>
                  <w:sz w:val="18"/>
                  <w:szCs w:val="18"/>
                  <w:lang w:val="en-US" w:eastAsia="ja-JP" w:bidi="ar-SA"/>
                </w:rPr>
                <w:t>7</w:t>
              </w:r>
            </w:ins>
          </w:p>
        </w:tc>
        <w:tc>
          <w:tcPr>
            <w:tcW w:w="2389"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@Size</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kern w:val="0"/>
                <w:sz w:val="18"/>
                <w:szCs w:val="18"/>
                <w:lang w:val="en-US" w:eastAsia="ja-JP" w:bidi="ar-SA"/>
              </w:rPr>
              <w:t>@Pattern</w:t>
            </w:r>
          </w:p>
        </w:tc>
      </w:tr>
      <w:tr>
        <w:trPr>
          <w:trHeight w:val="154" w:hRule="atLeast"/>
        </w:trPr>
        <w:tc>
          <w:tcPr>
            <w:tcW w:w="2038"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住所</w:t>
            </w:r>
          </w:p>
        </w:tc>
        <w:tc>
          <w:tcPr>
            <w:tcW w:w="2274"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半角文字、全角文字</w:t>
            </w:r>
          </w:p>
        </w:tc>
        <w:tc>
          <w:tcPr>
            <w:tcW w:w="142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1</w:t>
            </w:r>
          </w:p>
        </w:tc>
        <w:tc>
          <w:tcPr>
            <w:tcW w:w="1657"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150</w:t>
            </w:r>
          </w:p>
        </w:tc>
        <w:tc>
          <w:tcPr>
            <w:tcW w:w="2389"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@Size</w:t>
            </w:r>
          </w:p>
        </w:tc>
      </w:tr>
      <w:tr>
        <w:trPr>
          <w:trHeight w:val="154" w:hRule="atLeast"/>
        </w:trPr>
        <w:tc>
          <w:tcPr>
            <w:tcW w:w="2038"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電話番号</w:t>
            </w:r>
          </w:p>
        </w:tc>
        <w:tc>
          <w:tcPr>
            <w:tcW w:w="2274"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半角数字</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ハイフン「</w:t>
            </w:r>
            <w:r>
              <w:rPr>
                <w:rFonts w:eastAsia="メイリオ" w:cs="ＭＳ Ｐゴシック"/>
                <w:color w:val="000000"/>
                <w:kern w:val="0"/>
                <w:sz w:val="18"/>
                <w:szCs w:val="18"/>
                <w:lang w:val="en-US" w:eastAsia="ja-JP" w:bidi="ar-SA"/>
              </w:rPr>
              <w:t>-</w:t>
            </w:r>
            <w:r>
              <w:rPr>
                <w:rFonts w:ascii="メイリオ" w:hAnsi="メイリオ" w:cs="ＭＳ Ｐゴシック"/>
                <w:color w:val="000000"/>
                <w:kern w:val="0"/>
                <w:sz w:val="18"/>
                <w:szCs w:val="18"/>
                <w:lang w:val="en-US" w:eastAsia="ja-JP" w:bidi="ar-SA"/>
              </w:rPr>
              <w:t>」なし</w:t>
            </w:r>
          </w:p>
        </w:tc>
        <w:tc>
          <w:tcPr>
            <w:tcW w:w="142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10</w:t>
            </w:r>
          </w:p>
        </w:tc>
        <w:tc>
          <w:tcPr>
            <w:tcW w:w="1657"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11</w:t>
            </w:r>
          </w:p>
        </w:tc>
        <w:tc>
          <w:tcPr>
            <w:tcW w:w="2389"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@NotBlank</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kern w:val="0"/>
                <w:sz w:val="18"/>
                <w:szCs w:val="18"/>
              </w:rPr>
            </w:pPr>
            <w:r>
              <w:rPr>
                <w:rFonts w:eastAsia="メイリオ" w:cs="ＭＳ Ｐゴシック"/>
                <w:kern w:val="0"/>
                <w:sz w:val="18"/>
                <w:szCs w:val="18"/>
                <w:lang w:val="en-US" w:eastAsia="ja-JP" w:bidi="ar-SA"/>
              </w:rPr>
              <w:t>@Size</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kern w:val="0"/>
                <w:sz w:val="18"/>
                <w:szCs w:val="18"/>
                <w:lang w:val="en-US" w:eastAsia="ja-JP" w:bidi="ar-SA"/>
              </w:rPr>
              <w:t>@Pattern</w:t>
            </w:r>
          </w:p>
        </w:tc>
      </w:tr>
      <w:tr>
        <w:trPr>
          <w:trHeight w:val="773" w:hRule="atLeast"/>
        </w:trPr>
        <w:tc>
          <w:tcPr>
            <w:tcW w:w="2038"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権限※</w:t>
            </w:r>
          </w:p>
        </w:tc>
        <w:tc>
          <w:tcPr>
            <w:tcW w:w="2274"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隠し設定・選択入力</w:t>
            </w:r>
          </w:p>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w:t>
            </w:r>
            <w:r>
              <w:rPr>
                <w:rFonts w:ascii="メイリオ" w:hAnsi="メイリオ" w:cs="ＭＳ Ｐゴシック"/>
                <w:color w:val="000000"/>
                <w:kern w:val="0"/>
                <w:sz w:val="18"/>
                <w:szCs w:val="18"/>
                <w:lang w:val="en-US" w:eastAsia="ja-JP" w:bidi="ar-SA"/>
              </w:rPr>
              <w:t>半角数字</w:t>
            </w:r>
            <w:r>
              <w:rPr>
                <w:rFonts w:eastAsia="メイリオ" w:cs="ＭＳ Ｐゴシック"/>
                <w:color w:val="000000"/>
                <w:kern w:val="0"/>
                <w:sz w:val="18"/>
                <w:szCs w:val="18"/>
                <w:lang w:val="en-US" w:eastAsia="ja-JP" w:bidi="ar-SA"/>
              </w:rPr>
              <w:t>)</w:t>
            </w:r>
          </w:p>
        </w:tc>
        <w:tc>
          <w:tcPr>
            <w:tcW w:w="1420"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0</w:t>
            </w:r>
          </w:p>
        </w:tc>
        <w:tc>
          <w:tcPr>
            <w:tcW w:w="1657" w:type="dxa"/>
            <w:tcBorders/>
          </w:tcPr>
          <w:p>
            <w:pPr>
              <w:pStyle w:val="Normal"/>
              <w:widowControl w:val="false"/>
              <w:suppressAutoHyphens w:val="true"/>
              <w:snapToGrid w:val="false"/>
              <w:spacing w:lineRule="atLeast" w:line="180" w:before="0" w:after="0"/>
              <w:ind w:left="0" w:hanging="0"/>
              <w:jc w:val="center"/>
              <w:rPr>
                <w:rFonts w:ascii="メイリオ" w:hAnsi="メイリオ" w:eastAsia="メイリオ" w:cs="ＭＳ Ｐゴシック"/>
                <w:color w:val="000000"/>
                <w:kern w:val="0"/>
                <w:sz w:val="18"/>
                <w:szCs w:val="18"/>
              </w:rPr>
            </w:pPr>
            <w:r>
              <w:rPr>
                <w:rFonts w:eastAsia="メイリオ" w:cs="ＭＳ Ｐゴシック"/>
                <w:color w:val="000000"/>
                <w:kern w:val="0"/>
                <w:sz w:val="18"/>
                <w:szCs w:val="18"/>
                <w:lang w:val="en-US" w:eastAsia="ja-JP" w:bidi="ar-SA"/>
              </w:rPr>
              <w:t>1</w:t>
            </w:r>
          </w:p>
        </w:tc>
        <w:tc>
          <w:tcPr>
            <w:tcW w:w="2389" w:type="dxa"/>
            <w:tcBorders/>
          </w:tcPr>
          <w:p>
            <w:pPr>
              <w:pStyle w:val="Normal"/>
              <w:widowControl w:val="false"/>
              <w:suppressAutoHyphens w:val="true"/>
              <w:snapToGrid w:val="false"/>
              <w:spacing w:lineRule="atLeast" w:line="180" w:before="0" w:after="0"/>
              <w:ind w:left="0" w:hanging="0"/>
              <w:jc w:val="left"/>
              <w:rPr>
                <w:rFonts w:ascii="メイリオ" w:hAnsi="メイリオ" w:eastAsia="メイリオ" w:cs="ＭＳ Ｐゴシック"/>
                <w:color w:val="000000"/>
                <w:kern w:val="0"/>
                <w:sz w:val="18"/>
                <w:szCs w:val="18"/>
              </w:rPr>
            </w:pPr>
            <w:r>
              <w:rPr>
                <w:rFonts w:ascii="メイリオ" w:hAnsi="メイリオ" w:cs="ＭＳ Ｐゴシック"/>
                <w:color w:val="000000"/>
                <w:kern w:val="0"/>
                <w:sz w:val="18"/>
                <w:szCs w:val="18"/>
                <w:lang w:val="en-US" w:eastAsia="ja-JP" w:bidi="ar-SA"/>
              </w:rPr>
              <w:t>－</w:t>
            </w:r>
          </w:p>
        </w:tc>
      </w:tr>
    </w:tbl>
    <w:p>
      <w:pPr>
        <w:pStyle w:val="Normal"/>
        <w:ind w:left="382" w:hanging="0"/>
        <w:rPr/>
      </w:pPr>
      <w:r>
        <w:rPr/>
      </w:r>
    </w:p>
    <w:p>
      <w:pPr>
        <w:pStyle w:val="Normal"/>
        <w:ind w:left="382" w:hanging="0"/>
        <w:rPr/>
      </w:pPr>
      <w:r>
        <w:rPr/>
        <w:t>※</w:t>
      </w:r>
      <w:r>
        <w:rPr/>
        <w:t xml:space="preserve">権限 </w:t>
      </w:r>
      <w:r>
        <w:rPr/>
        <w:t>6-3-1-4</w:t>
      </w:r>
      <w:r>
        <w:rPr/>
        <w:t>のみ、ラジオボタンで選択可能、その他の画面は隠し情報として設定</w:t>
      </w:r>
    </w:p>
    <w:p>
      <w:pPr>
        <w:pStyle w:val="Normal"/>
        <w:ind w:left="382" w:hanging="0"/>
        <w:rPr/>
      </w:pPr>
      <w:r>
        <w:rPr/>
        <w:tab/>
        <w:t>0</w:t>
      </w:r>
      <w:r>
        <w:rPr/>
        <w:t>：システム管理者、</w:t>
      </w:r>
      <w:r>
        <w:rPr/>
        <w:t>1</w:t>
      </w:r>
      <w:r>
        <w:rPr/>
        <w:t>：運用管理者、</w:t>
      </w:r>
      <w:r>
        <w:rPr/>
        <w:t>2</w:t>
      </w:r>
      <w:r>
        <w:rPr/>
        <w:t>：一般会員</w:t>
      </w:r>
    </w:p>
    <w:p>
      <w:pPr>
        <w:pStyle w:val="Normal"/>
        <w:widowControl/>
        <w:spacing w:lineRule="auto" w:line="240"/>
        <w:ind w:left="0" w:hanging="0"/>
        <w:jc w:val="left"/>
        <w:rPr/>
      </w:pPr>
      <w:r>
        <w:rPr/>
      </w:r>
      <w:r>
        <w:br w:type="page"/>
      </w:r>
    </w:p>
    <w:p>
      <w:pPr>
        <w:pStyle w:val="1"/>
        <w:spacing w:before="180" w:after="145"/>
        <w:ind w:left="-2" w:firstLine="1"/>
        <w:rPr/>
      </w:pPr>
      <w:bookmarkStart w:id="10" w:name="_Toc64295491"/>
      <w:r>
        <w:rPr/>
        <w:t>プログラム構造設計</w:t>
      </w:r>
      <w:bookmarkEnd w:id="10"/>
    </w:p>
    <w:p>
      <w:pPr>
        <w:pStyle w:val="2"/>
        <w:spacing w:before="0" w:after="145"/>
        <w:rPr/>
      </w:pPr>
      <w:bookmarkStart w:id="11" w:name="_Toc64295492"/>
      <w:r>
        <w:rPr/>
        <w:t>概要</w:t>
      </w:r>
      <w:bookmarkEnd w:id="11"/>
    </w:p>
    <w:p>
      <w:pPr>
        <w:pStyle w:val="Normal"/>
        <w:ind w:left="765" w:hanging="0"/>
        <w:rPr/>
      </w:pPr>
      <w:r>
        <w:rPr/>
        <w:t>拡張性、再利用性、セキュリティ侵害に対する堅牢性を考慮したプログラム構造とするために下記の点を決定した。</w:t>
      </w:r>
    </w:p>
    <w:p>
      <w:pPr>
        <w:pStyle w:val="Normal"/>
        <w:ind w:left="765" w:hanging="0"/>
        <w:rPr/>
      </w:pPr>
      <w:r>
        <w:rPr/>
        <w:t>・アクセス制御の方式</w:t>
      </w:r>
    </w:p>
    <w:p>
      <w:pPr>
        <w:pStyle w:val="Normal"/>
        <w:ind w:left="765" w:hanging="0"/>
        <w:rPr/>
      </w:pPr>
      <w:r>
        <w:rPr/>
        <w:t>・在庫情報の取扱い</w:t>
      </w:r>
    </w:p>
    <w:p>
      <w:pPr>
        <w:pStyle w:val="Normal"/>
        <w:ind w:left="765" w:hanging="0"/>
        <w:rPr/>
      </w:pPr>
      <w:r>
        <w:rPr/>
        <w:t xml:space="preserve">※ </w:t>
      </w:r>
      <w:r>
        <w:rPr/>
        <w:t>登録・更新・削除機能は、処理の完了後に</w:t>
      </w:r>
      <w:r>
        <w:rPr>
          <w:b/>
          <w:bCs/>
        </w:rPr>
        <w:t>フォーワード処理</w:t>
      </w:r>
      <w:r>
        <w:rPr/>
        <w:t>で完了画面に遷移するように実装する。尚、完了画面を表示するためのコントローラの実装は不要とする</w:t>
      </w:r>
    </w:p>
    <w:p>
      <w:pPr>
        <w:pStyle w:val="Normal"/>
        <w:ind w:left="765" w:hanging="0"/>
        <w:rPr/>
      </w:pPr>
      <w:r>
        <w:rPr/>
        <w:t xml:space="preserve">※ </w:t>
      </w:r>
      <w:r>
        <w:rPr/>
        <w:t>運用管理者のプログラム構造設計は、補足説明資料を確認すること</w:t>
      </w:r>
    </w:p>
    <w:p>
      <w:pPr>
        <w:pStyle w:val="2"/>
        <w:spacing w:before="0" w:after="145"/>
        <w:rPr/>
      </w:pPr>
      <w:bookmarkStart w:id="12" w:name="_Toc64295493"/>
      <w:r>
        <w:rPr/>
        <w:t>アクセス制御の方式</w:t>
      </w:r>
      <w:bookmarkEnd w:id="12"/>
    </w:p>
    <w:p>
      <w:pPr>
        <w:pStyle w:val="Normal"/>
        <w:rPr/>
      </w:pPr>
      <w:r>
        <w:rPr/>
        <w:t>・利用者の権限に応じてアクセスできる機能を制限するために、フィルタを利用する。</w:t>
      </w:r>
    </w:p>
    <w:p>
      <w:pPr>
        <w:pStyle w:val="Normal"/>
        <w:rPr/>
      </w:pPr>
      <w:r>
        <w:rPr/>
        <w:t>・権限の判別は、以下の方法で行う</w:t>
      </w:r>
    </w:p>
    <w:p>
      <w:pPr>
        <w:pStyle w:val="ListParagraph"/>
        <w:numPr>
          <w:ilvl w:val="0"/>
          <w:numId w:val="2"/>
        </w:numPr>
        <w:rPr/>
      </w:pPr>
      <w:r>
        <w:rPr/>
        <w:t>SessionAttribute</w:t>
      </w:r>
      <w:r>
        <w:rPr/>
        <w:t>にログイン情報があるか否か</w:t>
      </w:r>
    </w:p>
    <w:p>
      <w:pPr>
        <w:pStyle w:val="ListParagraph"/>
        <w:numPr>
          <w:ilvl w:val="0"/>
          <w:numId w:val="2"/>
        </w:numPr>
        <w:rPr/>
      </w:pPr>
      <w:r>
        <w:rPr/>
        <w:t>ログイン情報がない場合、非会員機能及び会員削除完了画面</w:t>
      </w:r>
    </w:p>
    <w:p>
      <w:pPr>
        <w:pStyle w:val="ListParagraph"/>
        <w:numPr>
          <w:ilvl w:val="0"/>
          <w:numId w:val="2"/>
        </w:numPr>
        <w:rPr/>
      </w:pPr>
      <w:r>
        <w:rPr/>
        <w:t>ログイン情報がある場合、権限は一般会員、運用管理者、システム管理者のいずれか</w:t>
      </w:r>
    </w:p>
    <w:p>
      <w:pPr>
        <w:pStyle w:val="Normal"/>
        <w:rPr/>
      </w:pPr>
      <w:r>
        <w:rPr/>
        <w:t xml:space="preserve">(1) </w:t>
      </w:r>
      <w:r>
        <w:rPr/>
        <w:t>権限一覧</w:t>
      </w:r>
    </w:p>
    <w:tbl>
      <w:tblPr>
        <w:tblStyle w:val="1-51"/>
        <w:tblW w:w="9773" w:type="dxa"/>
        <w:jc w:val="left"/>
        <w:tblInd w:w="0" w:type="dxa"/>
        <w:tblLayout w:type="fixed"/>
        <w:tblCellMar>
          <w:top w:w="0" w:type="dxa"/>
          <w:left w:w="108" w:type="dxa"/>
          <w:bottom w:w="0" w:type="dxa"/>
          <w:right w:w="108" w:type="dxa"/>
        </w:tblCellMar>
        <w:tblLook w:firstRow="0" w:noVBand="1" w:lastRow="0" w:firstColumn="1" w:lastColumn="0" w:noHBand="1" w:val="0680"/>
      </w:tblPr>
      <w:tblGrid>
        <w:gridCol w:w="421"/>
        <w:gridCol w:w="1655"/>
        <w:gridCol w:w="329"/>
        <w:gridCol w:w="2111"/>
        <w:gridCol w:w="1446"/>
        <w:gridCol w:w="1270"/>
        <w:gridCol w:w="1274"/>
        <w:gridCol w:w="1265"/>
      </w:tblGrid>
      <w:tr>
        <w:trPr/>
        <w:tc>
          <w:tcPr>
            <w:tcW w:w="4516" w:type="dxa"/>
            <w:gridSpan w:val="4"/>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jc w:val="center"/>
              <w:rPr>
                <w:rFonts w:ascii="ＭＳ Ｐゴシック" w:hAnsi="ＭＳ Ｐゴシック" w:eastAsia="ＭＳ Ｐゴシック"/>
                <w:sz w:val="18"/>
                <w:szCs w:val="18"/>
              </w:rPr>
            </w:pPr>
            <w:r>
              <w:rPr>
                <w:rFonts w:ascii="ＭＳ Ｐゴシック" w:hAnsi="ＭＳ Ｐゴシック" w:cs="メイリオ" w:eastAsia="ＭＳ Ｐゴシック"/>
                <w:b/>
                <w:bCs/>
                <w:kern w:val="2"/>
                <w:sz w:val="18"/>
                <w:szCs w:val="18"/>
                <w:lang w:val="en-US" w:eastAsia="ja-JP" w:bidi="ar-SA"/>
              </w:rPr>
              <w:t>機能名</w:t>
            </w:r>
          </w:p>
        </w:tc>
        <w:tc>
          <w:tcPr>
            <w:tcW w:w="5255" w:type="dxa"/>
            <w:gridSpan w:val="4"/>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b/>
                <w:b/>
                <w:sz w:val="18"/>
                <w:szCs w:val="18"/>
              </w:rPr>
            </w:pPr>
            <w:r>
              <w:rPr>
                <w:rFonts w:ascii="ＭＳ Ｐゴシック" w:hAnsi="ＭＳ Ｐゴシック" w:cs="メイリオ" w:eastAsia="ＭＳ Ｐゴシック"/>
                <w:b/>
                <w:kern w:val="2"/>
                <w:sz w:val="18"/>
                <w:szCs w:val="18"/>
                <w:lang w:val="en-US" w:eastAsia="ja-JP" w:bidi="ar-SA"/>
              </w:rPr>
              <w:t xml:space="preserve">権限 ○：利用可能 </w:t>
            </w:r>
            <w:r>
              <w:rPr>
                <w:rFonts w:eastAsia="ＭＳ Ｐゴシック" w:cs="メイリオ" w:ascii="ＭＳ Ｐゴシック" w:hAnsi="ＭＳ Ｐゴシック"/>
                <w:b/>
                <w:kern w:val="2"/>
                <w:sz w:val="18"/>
                <w:szCs w:val="18"/>
                <w:lang w:val="en-US" w:eastAsia="ja-JP" w:bidi="ar-SA"/>
              </w:rPr>
              <w:t>×</w:t>
            </w:r>
            <w:r>
              <w:rPr>
                <w:rFonts w:ascii="ＭＳ Ｐゴシック" w:hAnsi="ＭＳ Ｐゴシック" w:cs="メイリオ" w:eastAsia="ＭＳ Ｐゴシック"/>
                <w:b/>
                <w:kern w:val="2"/>
                <w:sz w:val="18"/>
                <w:szCs w:val="18"/>
                <w:lang w:val="en-US" w:eastAsia="ja-JP" w:bidi="ar-SA"/>
              </w:rPr>
              <w:t>：利用できない</w:t>
            </w:r>
          </w:p>
        </w:tc>
      </w:tr>
      <w:tr>
        <w:trPr/>
        <w:tc>
          <w:tcPr>
            <w:tcW w:w="2076" w:type="dxa"/>
            <w:gridSpan w:val="2"/>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val="false"/>
              <w:suppressAutoHyphens w:val="true"/>
              <w:spacing w:before="0" w:after="0"/>
              <w:ind w:left="0" w:hanging="0"/>
              <w:jc w:val="center"/>
              <w:rPr>
                <w:rFonts w:ascii="ＭＳ Ｐゴシック" w:hAnsi="ＭＳ Ｐゴシック" w:eastAsia="ＭＳ Ｐゴシック" w:cs="メイリオ"/>
                <w:sz w:val="18"/>
                <w:szCs w:val="18"/>
              </w:rPr>
            </w:pPr>
            <w:r>
              <w:rPr>
                <w:rFonts w:ascii="ＭＳ Ｐゴシック" w:hAnsi="ＭＳ Ｐゴシック" w:cs="メイリオ" w:eastAsia="ＭＳ Ｐゴシック"/>
                <w:b/>
                <w:bCs/>
                <w:kern w:val="2"/>
                <w:sz w:val="18"/>
                <w:szCs w:val="18"/>
                <w:lang w:val="en-US" w:eastAsia="ja-JP" w:bidi="ar-SA"/>
              </w:rPr>
              <w:t>大分類</w:t>
            </w:r>
          </w:p>
        </w:tc>
        <w:tc>
          <w:tcPr>
            <w:tcW w:w="2440" w:type="dxa"/>
            <w:gridSpan w:val="2"/>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b/>
                <w:b/>
                <w:sz w:val="18"/>
                <w:szCs w:val="18"/>
              </w:rPr>
            </w:pPr>
            <w:r>
              <w:rPr>
                <w:rFonts w:ascii="ＭＳ Ｐゴシック" w:hAnsi="ＭＳ Ｐゴシック" w:cs="メイリオ" w:eastAsia="ＭＳ Ｐゴシック"/>
                <w:b/>
                <w:kern w:val="2"/>
                <w:sz w:val="18"/>
                <w:szCs w:val="18"/>
                <w:lang w:val="en-US" w:eastAsia="ja-JP" w:bidi="ar-SA"/>
              </w:rPr>
              <w:t>小分類</w:t>
            </w:r>
          </w:p>
        </w:tc>
        <w:tc>
          <w:tcPr>
            <w:tcW w:w="1446"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b/>
                <w:b/>
                <w:sz w:val="18"/>
                <w:szCs w:val="18"/>
              </w:rPr>
            </w:pPr>
            <w:r>
              <w:rPr>
                <w:rFonts w:ascii="ＭＳ Ｐゴシック" w:hAnsi="ＭＳ Ｐゴシック" w:cs="メイリオ" w:eastAsia="ＭＳ Ｐゴシック"/>
                <w:b/>
                <w:kern w:val="2"/>
                <w:sz w:val="18"/>
                <w:szCs w:val="18"/>
                <w:lang w:val="en-US" w:eastAsia="ja-JP" w:bidi="ar-SA"/>
              </w:rPr>
              <w:t>未ログイン</w:t>
            </w:r>
          </w:p>
        </w:tc>
        <w:tc>
          <w:tcPr>
            <w:tcW w:w="1270"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b/>
                <w:b/>
                <w:sz w:val="18"/>
                <w:szCs w:val="18"/>
              </w:rPr>
            </w:pPr>
            <w:r>
              <w:rPr>
                <w:rFonts w:ascii="ＭＳ Ｐゴシック" w:hAnsi="ＭＳ Ｐゴシック" w:cs="メイリオ" w:eastAsia="ＭＳ Ｐゴシック"/>
                <w:b/>
                <w:kern w:val="2"/>
                <w:sz w:val="18"/>
                <w:szCs w:val="18"/>
                <w:lang w:val="en-US" w:eastAsia="ja-JP" w:bidi="ar-SA"/>
              </w:rPr>
              <w:t>一般会員</w:t>
            </w:r>
          </w:p>
        </w:tc>
        <w:tc>
          <w:tcPr>
            <w:tcW w:w="1274"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b/>
                <w:b/>
                <w:sz w:val="18"/>
                <w:szCs w:val="18"/>
              </w:rPr>
            </w:pPr>
            <w:r>
              <w:rPr>
                <w:rFonts w:ascii="ＭＳ Ｐゴシック" w:hAnsi="ＭＳ Ｐゴシック" w:cs="メイリオ" w:eastAsia="ＭＳ Ｐゴシック"/>
                <w:b/>
                <w:kern w:val="2"/>
                <w:sz w:val="18"/>
                <w:szCs w:val="18"/>
                <w:lang w:val="en-US" w:eastAsia="ja-JP" w:bidi="ar-SA"/>
              </w:rPr>
              <w:t>運用管理者</w:t>
            </w:r>
          </w:p>
        </w:tc>
        <w:tc>
          <w:tcPr>
            <w:tcW w:w="1265"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b/>
                <w:b/>
                <w:sz w:val="18"/>
                <w:szCs w:val="18"/>
              </w:rPr>
            </w:pPr>
            <w:r>
              <w:rPr>
                <w:rFonts w:ascii="ＭＳ Ｐゴシック" w:hAnsi="ＭＳ Ｐゴシック" w:cs="メイリオ" w:eastAsia="ＭＳ Ｐゴシック"/>
                <w:b/>
                <w:kern w:val="2"/>
                <w:sz w:val="18"/>
                <w:szCs w:val="18"/>
                <w:lang w:val="en-US" w:eastAsia="ja-JP" w:bidi="ar-SA"/>
              </w:rPr>
              <w:t>システム</w:t>
            </w:r>
            <w:r>
              <w:rPr>
                <w:rFonts w:eastAsia="ＭＳ Ｐゴシック" w:cs="メイリオ" w:ascii="ＭＳ Ｐゴシック" w:hAnsi="ＭＳ Ｐゴシック"/>
                <w:b/>
                <w:kern w:val="2"/>
                <w:sz w:val="18"/>
                <w:szCs w:val="18"/>
                <w:lang w:val="en-US" w:eastAsia="ja-JP" w:bidi="ar-SA"/>
              </w:rPr>
              <w:br/>
            </w:r>
            <w:r>
              <w:rPr>
                <w:rFonts w:ascii="ＭＳ Ｐゴシック" w:hAnsi="ＭＳ Ｐゴシック" w:cs="メイリオ" w:eastAsia="ＭＳ Ｐゴシック"/>
                <w:b/>
                <w:kern w:val="2"/>
                <w:sz w:val="18"/>
                <w:szCs w:val="18"/>
                <w:lang w:val="en-US" w:eastAsia="ja-JP" w:bidi="ar-SA"/>
              </w:rPr>
              <w:t>管理者</w:t>
            </w:r>
          </w:p>
        </w:tc>
      </w:tr>
      <w:tr>
        <w:trPr>
          <w:trHeight w:val="227" w:hRule="atLeast"/>
        </w:trPr>
        <w:tc>
          <w:tcPr>
            <w:tcW w:w="421" w:type="dxa"/>
            <w:vMerge w:val="restart"/>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b w:val="false"/>
                <w:b w:val="false"/>
                <w:sz w:val="18"/>
                <w:szCs w:val="18"/>
              </w:rPr>
            </w:pPr>
            <w:r>
              <w:rPr>
                <w:rFonts w:eastAsia="ＭＳ Ｐゴシック" w:cs="メイリオ" w:ascii="ＭＳ Ｐゴシック" w:hAnsi="ＭＳ Ｐゴシック"/>
                <w:b/>
                <w:bCs/>
                <w:kern w:val="2"/>
                <w:sz w:val="18"/>
                <w:szCs w:val="18"/>
                <w:lang w:val="en-US" w:eastAsia="ja-JP" w:bidi="ar-SA"/>
              </w:rPr>
              <w:t>1</w:t>
            </w:r>
          </w:p>
        </w:tc>
        <w:tc>
          <w:tcPr>
            <w:tcW w:w="1655" w:type="dxa"/>
            <w:vMerge w:val="restart"/>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汎用</w:t>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1</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ログイン</w:t>
            </w:r>
          </w:p>
        </w:tc>
        <w:tc>
          <w:tcPr>
            <w:tcW w:w="1446" w:type="dxa"/>
            <w:tcBorders/>
            <w:vAlign w:val="center"/>
          </w:tcPr>
          <w:p>
            <w:pPr>
              <w:pStyle w:val="ListParagraph"/>
              <w:widowControl w:val="false"/>
              <w:suppressAutoHyphens w:val="true"/>
              <w:spacing w:before="0" w:after="0"/>
              <w:ind w:left="-4" w:firstLine="2"/>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0" w:type="dxa"/>
            <w:tcBorders/>
            <w:vAlign w:val="center"/>
          </w:tcPr>
          <w:p>
            <w:pPr>
              <w:pStyle w:val="ListParagraph"/>
              <w:widowControl w:val="false"/>
              <w:suppressAutoHyphens w:val="true"/>
              <w:spacing w:before="0" w:after="0"/>
              <w:ind w:left="-4" w:firstLine="2"/>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4" w:type="dxa"/>
            <w:tcBorders/>
            <w:vAlign w:val="center"/>
          </w:tcPr>
          <w:p>
            <w:pPr>
              <w:pStyle w:val="ListParagraph"/>
              <w:widowControl w:val="false"/>
              <w:suppressAutoHyphens w:val="true"/>
              <w:spacing w:before="0" w:after="0"/>
              <w:ind w:left="-4" w:firstLine="2"/>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65" w:type="dxa"/>
            <w:tcBorders/>
            <w:vAlign w:val="center"/>
          </w:tcPr>
          <w:p>
            <w:pPr>
              <w:pStyle w:val="ListParagraph"/>
              <w:widowControl w:val="false"/>
              <w:suppressAutoHyphens w:val="true"/>
              <w:spacing w:before="0" w:after="0"/>
              <w:ind w:left="-4" w:firstLine="2"/>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b w:val="false"/>
                <w:b w:val="false"/>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b/>
                <w:b/>
                <w:sz w:val="18"/>
                <w:szCs w:val="18"/>
              </w:rPr>
            </w:pPr>
            <w:r>
              <w:rPr>
                <w:rFonts w:eastAsia="ＭＳ Ｐゴシック" w:cs="メイリオ" w:ascii="ＭＳ Ｐゴシック" w:hAnsi="ＭＳ Ｐゴシック"/>
                <w:b/>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2</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ログアウト</w:t>
            </w:r>
          </w:p>
        </w:tc>
        <w:tc>
          <w:tcPr>
            <w:tcW w:w="1446"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0"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4"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65"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r>
      <w:tr>
        <w:trPr>
          <w:trHeight w:val="227" w:hRule="atLeast"/>
        </w:trPr>
        <w:tc>
          <w:tcPr>
            <w:tcW w:w="421" w:type="dxa"/>
            <w:vMerge w:val="restart"/>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b w:val="false"/>
                <w:b w:val="false"/>
                <w:sz w:val="18"/>
                <w:szCs w:val="18"/>
              </w:rPr>
            </w:pPr>
            <w:r>
              <w:rPr>
                <w:rFonts w:eastAsia="ＭＳ Ｐゴシック" w:cs="メイリオ" w:ascii="ＭＳ Ｐゴシック" w:hAnsi="ＭＳ Ｐゴシック"/>
                <w:b/>
                <w:bCs/>
                <w:kern w:val="2"/>
                <w:sz w:val="18"/>
                <w:szCs w:val="18"/>
                <w:lang w:val="en-US" w:eastAsia="ja-JP" w:bidi="ar-SA"/>
              </w:rPr>
              <w:t>2</w:t>
            </w:r>
          </w:p>
        </w:tc>
        <w:tc>
          <w:tcPr>
            <w:tcW w:w="1655" w:type="dxa"/>
            <w:vMerge w:val="restart"/>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商品管理</w:t>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1</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商品一覧表示</w:t>
            </w:r>
          </w:p>
        </w:tc>
        <w:tc>
          <w:tcPr>
            <w:tcW w:w="1446"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0"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4"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65"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b w:val="false"/>
                <w:b w:val="false"/>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2</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表示順変更</w:t>
            </w:r>
            <w:r>
              <w:rPr>
                <w:rFonts w:eastAsia="ＭＳ Ｐゴシック" w:cs="メイリオ" w:ascii="ＭＳ Ｐゴシック" w:hAnsi="ＭＳ Ｐゴシック"/>
                <w:kern w:val="2"/>
                <w:sz w:val="18"/>
                <w:szCs w:val="18"/>
                <w:lang w:val="en-US" w:eastAsia="ja-JP" w:bidi="ar-SA"/>
              </w:rPr>
              <w:t>(</w:t>
            </w:r>
            <w:r>
              <w:rPr>
                <w:rFonts w:ascii="ＭＳ Ｐゴシック" w:hAnsi="ＭＳ Ｐゴシック" w:cs="メイリオ" w:eastAsia="ＭＳ Ｐゴシック"/>
                <w:kern w:val="2"/>
                <w:sz w:val="18"/>
                <w:szCs w:val="18"/>
                <w:lang w:val="en-US" w:eastAsia="ja-JP" w:bidi="ar-SA"/>
              </w:rPr>
              <w:t>新着順</w:t>
            </w:r>
            <w:r>
              <w:rPr>
                <w:rFonts w:eastAsia="ＭＳ Ｐゴシック" w:cs="メイリオ" w:ascii="ＭＳ Ｐゴシック" w:hAnsi="ＭＳ Ｐゴシック"/>
                <w:kern w:val="2"/>
                <w:sz w:val="18"/>
                <w:szCs w:val="18"/>
                <w:lang w:val="en-US" w:eastAsia="ja-JP" w:bidi="ar-SA"/>
              </w:rPr>
              <w:t>)</w:t>
            </w:r>
          </w:p>
        </w:tc>
        <w:tc>
          <w:tcPr>
            <w:tcW w:w="1446"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0"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4"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65"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b w:val="false"/>
                <w:b w:val="false"/>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3</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表示順変更</w:t>
            </w:r>
            <w:r>
              <w:rPr>
                <w:rFonts w:eastAsia="ＭＳ Ｐゴシック" w:cs="メイリオ" w:ascii="ＭＳ Ｐゴシック" w:hAnsi="ＭＳ Ｐゴシック"/>
                <w:kern w:val="2"/>
                <w:sz w:val="18"/>
                <w:szCs w:val="18"/>
                <w:lang w:val="en-US" w:eastAsia="ja-JP" w:bidi="ar-SA"/>
              </w:rPr>
              <w:t>(</w:t>
            </w:r>
            <w:r>
              <w:rPr>
                <w:rFonts w:ascii="ＭＳ Ｐゴシック" w:hAnsi="ＭＳ Ｐゴシック" w:cs="メイリオ" w:eastAsia="ＭＳ Ｐゴシック"/>
                <w:kern w:val="2"/>
                <w:sz w:val="18"/>
                <w:szCs w:val="18"/>
                <w:lang w:val="en-US" w:eastAsia="ja-JP" w:bidi="ar-SA"/>
              </w:rPr>
              <w:t>売れ筋順</w:t>
            </w:r>
            <w:r>
              <w:rPr>
                <w:rFonts w:eastAsia="ＭＳ Ｐゴシック" w:cs="メイリオ" w:ascii="ＭＳ Ｐゴシック" w:hAnsi="ＭＳ Ｐゴシック"/>
                <w:kern w:val="2"/>
                <w:sz w:val="18"/>
                <w:szCs w:val="18"/>
                <w:lang w:val="en-US" w:eastAsia="ja-JP" w:bidi="ar-SA"/>
              </w:rPr>
              <w:t>)</w:t>
            </w:r>
          </w:p>
        </w:tc>
        <w:tc>
          <w:tcPr>
            <w:tcW w:w="1446"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0"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4"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65"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b w:val="false"/>
                <w:b w:val="false"/>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4</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カテゴリ別検索</w:t>
            </w:r>
          </w:p>
        </w:tc>
        <w:tc>
          <w:tcPr>
            <w:tcW w:w="1446"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0"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4"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65"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b w:val="false"/>
                <w:b w:val="false"/>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5</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商品詳細表示</w:t>
            </w:r>
          </w:p>
        </w:tc>
        <w:tc>
          <w:tcPr>
            <w:tcW w:w="1446"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0"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4"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65"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b w:val="false"/>
                <w:b w:val="false"/>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6</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商品登録</w:t>
            </w:r>
          </w:p>
        </w:tc>
        <w:tc>
          <w:tcPr>
            <w:tcW w:w="1446"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4"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65"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b w:val="false"/>
                <w:b w:val="false"/>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7</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商品変更</w:t>
            </w:r>
          </w:p>
        </w:tc>
        <w:tc>
          <w:tcPr>
            <w:tcW w:w="1446"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4"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65"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b w:val="false"/>
                <w:b w:val="false"/>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8</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商品削除</w:t>
            </w:r>
          </w:p>
        </w:tc>
        <w:tc>
          <w:tcPr>
            <w:tcW w:w="1446"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4"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65"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516" w:type="dxa"/>
            <w:gridSpan w:val="4"/>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jc w:val="center"/>
              <w:rPr>
                <w:rFonts w:ascii="ＭＳ Ｐゴシック" w:hAnsi="ＭＳ Ｐゴシック" w:eastAsia="ＭＳ Ｐゴシック"/>
                <w:sz w:val="18"/>
                <w:szCs w:val="18"/>
              </w:rPr>
            </w:pPr>
            <w:r>
              <w:rPr>
                <w:rFonts w:ascii="ＭＳ Ｐゴシック" w:hAnsi="ＭＳ Ｐゴシック" w:cs="メイリオ" w:eastAsia="ＭＳ Ｐゴシック"/>
                <w:b/>
                <w:bCs/>
                <w:kern w:val="2"/>
                <w:sz w:val="18"/>
                <w:szCs w:val="18"/>
                <w:lang w:val="en-US" w:eastAsia="ja-JP" w:bidi="ar-SA"/>
              </w:rPr>
              <w:t>機能名</w:t>
            </w:r>
          </w:p>
        </w:tc>
        <w:tc>
          <w:tcPr>
            <w:tcW w:w="5255" w:type="dxa"/>
            <w:gridSpan w:val="4"/>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b/>
                <w:b/>
                <w:sz w:val="18"/>
                <w:szCs w:val="18"/>
              </w:rPr>
            </w:pPr>
            <w:r>
              <w:rPr>
                <w:rFonts w:ascii="ＭＳ Ｐゴシック" w:hAnsi="ＭＳ Ｐゴシック" w:cs="メイリオ" w:eastAsia="ＭＳ Ｐゴシック"/>
                <w:b/>
                <w:kern w:val="2"/>
                <w:sz w:val="18"/>
                <w:szCs w:val="18"/>
                <w:lang w:val="en-US" w:eastAsia="ja-JP" w:bidi="ar-SA"/>
              </w:rPr>
              <w:t xml:space="preserve">権限 ○：利用可能 </w:t>
            </w:r>
            <w:r>
              <w:rPr>
                <w:rFonts w:eastAsia="ＭＳ Ｐゴシック" w:cs="メイリオ" w:ascii="ＭＳ Ｐゴシック" w:hAnsi="ＭＳ Ｐゴシック"/>
                <w:b/>
                <w:kern w:val="2"/>
                <w:sz w:val="18"/>
                <w:szCs w:val="18"/>
                <w:lang w:val="en-US" w:eastAsia="ja-JP" w:bidi="ar-SA"/>
              </w:rPr>
              <w:t>×</w:t>
            </w:r>
            <w:r>
              <w:rPr>
                <w:rFonts w:ascii="ＭＳ Ｐゴシック" w:hAnsi="ＭＳ Ｐゴシック" w:cs="メイリオ" w:eastAsia="ＭＳ Ｐゴシック"/>
                <w:b/>
                <w:kern w:val="2"/>
                <w:sz w:val="18"/>
                <w:szCs w:val="18"/>
                <w:lang w:val="en-US" w:eastAsia="ja-JP" w:bidi="ar-SA"/>
              </w:rPr>
              <w:t>：利用できない</w:t>
            </w:r>
          </w:p>
        </w:tc>
      </w:tr>
      <w:tr>
        <w:trPr>
          <w:trHeight w:val="227" w:hRule="atLeast"/>
        </w:trPr>
        <w:tc>
          <w:tcPr>
            <w:tcW w:w="2076" w:type="dxa"/>
            <w:gridSpan w:val="2"/>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true"/>
              <w:spacing w:before="0" w:after="0"/>
              <w:ind w:left="0" w:hanging="0"/>
              <w:jc w:val="center"/>
              <w:rPr>
                <w:rFonts w:ascii="ＭＳ Ｐゴシック" w:hAnsi="ＭＳ Ｐゴシック" w:eastAsia="ＭＳ Ｐゴシック" w:cs="メイリオ"/>
                <w:sz w:val="18"/>
                <w:szCs w:val="18"/>
              </w:rPr>
            </w:pPr>
            <w:r>
              <w:rPr>
                <w:rFonts w:ascii="ＭＳ Ｐゴシック" w:hAnsi="ＭＳ Ｐゴシック" w:cs="メイリオ" w:eastAsia="ＭＳ Ｐゴシック"/>
                <w:b/>
                <w:bCs/>
                <w:kern w:val="2"/>
                <w:sz w:val="18"/>
                <w:szCs w:val="18"/>
                <w:lang w:val="en-US" w:eastAsia="ja-JP" w:bidi="ar-SA"/>
              </w:rPr>
              <w:t>大分類</w:t>
            </w:r>
          </w:p>
        </w:tc>
        <w:tc>
          <w:tcPr>
            <w:tcW w:w="2440" w:type="dxa"/>
            <w:gridSpan w:val="2"/>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b/>
                <w:b/>
                <w:sz w:val="18"/>
                <w:szCs w:val="18"/>
              </w:rPr>
            </w:pPr>
            <w:r>
              <w:rPr>
                <w:rFonts w:ascii="ＭＳ Ｐゴシック" w:hAnsi="ＭＳ Ｐゴシック" w:cs="メイリオ" w:eastAsia="ＭＳ Ｐゴシック"/>
                <w:b/>
                <w:kern w:val="2"/>
                <w:sz w:val="18"/>
                <w:szCs w:val="18"/>
                <w:lang w:val="en-US" w:eastAsia="ja-JP" w:bidi="ar-SA"/>
              </w:rPr>
              <w:t>小分類</w:t>
            </w:r>
          </w:p>
        </w:tc>
        <w:tc>
          <w:tcPr>
            <w:tcW w:w="1446" w:type="dxa"/>
            <w:tcBorders>
              <w:top w:val="nil"/>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b/>
                <w:b/>
                <w:sz w:val="18"/>
                <w:szCs w:val="18"/>
              </w:rPr>
            </w:pPr>
            <w:r>
              <w:rPr>
                <w:rFonts w:ascii="ＭＳ Ｐゴシック" w:hAnsi="ＭＳ Ｐゴシック" w:cs="メイリオ" w:eastAsia="ＭＳ Ｐゴシック"/>
                <w:b/>
                <w:kern w:val="2"/>
                <w:sz w:val="18"/>
                <w:szCs w:val="18"/>
                <w:lang w:val="en-US" w:eastAsia="ja-JP" w:bidi="ar-SA"/>
              </w:rPr>
              <w:t>未ログイン</w:t>
            </w:r>
          </w:p>
        </w:tc>
        <w:tc>
          <w:tcPr>
            <w:tcW w:w="1270" w:type="dxa"/>
            <w:tcBorders>
              <w:top w:val="nil"/>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b/>
                <w:b/>
                <w:sz w:val="18"/>
                <w:szCs w:val="18"/>
              </w:rPr>
            </w:pPr>
            <w:r>
              <w:rPr>
                <w:rFonts w:ascii="ＭＳ Ｐゴシック" w:hAnsi="ＭＳ Ｐゴシック" w:cs="メイリオ" w:eastAsia="ＭＳ Ｐゴシック"/>
                <w:b/>
                <w:kern w:val="2"/>
                <w:sz w:val="18"/>
                <w:szCs w:val="18"/>
                <w:lang w:val="en-US" w:eastAsia="ja-JP" w:bidi="ar-SA"/>
              </w:rPr>
              <w:t>一般会員</w:t>
            </w:r>
          </w:p>
        </w:tc>
        <w:tc>
          <w:tcPr>
            <w:tcW w:w="1274" w:type="dxa"/>
            <w:tcBorders>
              <w:top w:val="nil"/>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b/>
                <w:b/>
                <w:sz w:val="18"/>
                <w:szCs w:val="18"/>
              </w:rPr>
            </w:pPr>
            <w:r>
              <w:rPr>
                <w:rFonts w:ascii="ＭＳ Ｐゴシック" w:hAnsi="ＭＳ Ｐゴシック" w:cs="メイリオ" w:eastAsia="ＭＳ Ｐゴシック"/>
                <w:b/>
                <w:kern w:val="2"/>
                <w:sz w:val="18"/>
                <w:szCs w:val="18"/>
                <w:lang w:val="en-US" w:eastAsia="ja-JP" w:bidi="ar-SA"/>
              </w:rPr>
              <w:t>運用管理者</w:t>
            </w:r>
          </w:p>
        </w:tc>
        <w:tc>
          <w:tcPr>
            <w:tcW w:w="1265"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b/>
                <w:b/>
                <w:sz w:val="18"/>
                <w:szCs w:val="18"/>
              </w:rPr>
            </w:pPr>
            <w:r>
              <w:rPr>
                <w:rFonts w:ascii="ＭＳ Ｐゴシック" w:hAnsi="ＭＳ Ｐゴシック" w:cs="メイリオ" w:eastAsia="ＭＳ Ｐゴシック"/>
                <w:b/>
                <w:kern w:val="2"/>
                <w:sz w:val="18"/>
                <w:szCs w:val="18"/>
                <w:lang w:val="en-US" w:eastAsia="ja-JP" w:bidi="ar-SA"/>
              </w:rPr>
              <w:t>システム</w:t>
            </w:r>
            <w:r>
              <w:rPr>
                <w:rFonts w:eastAsia="ＭＳ Ｐゴシック" w:cs="メイリオ" w:ascii="ＭＳ Ｐゴシック" w:hAnsi="ＭＳ Ｐゴシック"/>
                <w:b/>
                <w:kern w:val="2"/>
                <w:sz w:val="18"/>
                <w:szCs w:val="18"/>
                <w:lang w:val="en-US" w:eastAsia="ja-JP" w:bidi="ar-SA"/>
              </w:rPr>
              <w:br/>
            </w:r>
            <w:r>
              <w:rPr>
                <w:rFonts w:ascii="ＭＳ Ｐゴシック" w:hAnsi="ＭＳ Ｐゴシック" w:cs="メイリオ" w:eastAsia="ＭＳ Ｐゴシック"/>
                <w:b/>
                <w:kern w:val="2"/>
                <w:sz w:val="18"/>
                <w:szCs w:val="18"/>
                <w:lang w:val="en-US" w:eastAsia="ja-JP" w:bidi="ar-SA"/>
              </w:rPr>
              <w:t>管理者</w:t>
            </w:r>
          </w:p>
        </w:tc>
      </w:tr>
      <w:tr>
        <w:trPr>
          <w:trHeight w:val="227" w:hRule="atLeast"/>
        </w:trPr>
        <w:tc>
          <w:tcPr>
            <w:tcW w:w="421" w:type="dxa"/>
            <w:vMerge w:val="restart"/>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true"/>
              <w:spacing w:before="0" w:after="0"/>
              <w:ind w:left="0" w:hanging="0"/>
              <w:rPr>
                <w:rFonts w:ascii="ＭＳ Ｐゴシック" w:hAnsi="ＭＳ Ｐゴシック" w:eastAsia="ＭＳ Ｐゴシック" w:cs="メイリオ"/>
                <w:bCs w:val="false"/>
                <w:sz w:val="18"/>
                <w:szCs w:val="18"/>
              </w:rPr>
            </w:pPr>
            <w:r>
              <w:rPr>
                <w:rFonts w:eastAsia="ＭＳ Ｐゴシック" w:cs="メイリオ" w:ascii="ＭＳ Ｐゴシック" w:hAnsi="ＭＳ Ｐゴシック"/>
                <w:b/>
                <w:bCs/>
                <w:kern w:val="2"/>
                <w:sz w:val="18"/>
                <w:szCs w:val="18"/>
                <w:lang w:val="en-US" w:eastAsia="ja-JP" w:bidi="ar-SA"/>
              </w:rPr>
              <w:t>3</w:t>
            </w:r>
          </w:p>
        </w:tc>
        <w:tc>
          <w:tcPr>
            <w:tcW w:w="1655" w:type="dxa"/>
            <w:vMerge w:val="restart"/>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カテゴリ管理</w:t>
            </w:r>
          </w:p>
        </w:tc>
        <w:tc>
          <w:tcPr>
            <w:tcW w:w="329"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1</w:t>
            </w:r>
          </w:p>
        </w:tc>
        <w:tc>
          <w:tcPr>
            <w:tcW w:w="2111"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カテゴリ一覧表示</w:t>
            </w:r>
          </w:p>
        </w:tc>
        <w:tc>
          <w:tcPr>
            <w:tcW w:w="1446" w:type="dxa"/>
            <w:tcBorders>
              <w:top w:val="nil"/>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top w:val="nil"/>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4" w:type="dxa"/>
            <w:tcBorders>
              <w:top w:val="nil"/>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65"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2</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カテゴリ詳細表示</w:t>
            </w:r>
          </w:p>
        </w:tc>
        <w:tc>
          <w:tcPr>
            <w:tcW w:w="1446"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4"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65"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3</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カテゴリ登録</w:t>
            </w:r>
          </w:p>
        </w:tc>
        <w:tc>
          <w:tcPr>
            <w:tcW w:w="1446"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4"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65"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4</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カテゴリ変更</w:t>
            </w:r>
          </w:p>
        </w:tc>
        <w:tc>
          <w:tcPr>
            <w:tcW w:w="1446"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4"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65"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5</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カテゴリ削除</w:t>
            </w:r>
          </w:p>
        </w:tc>
        <w:tc>
          <w:tcPr>
            <w:tcW w:w="1446"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4"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65"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restart"/>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kern w:val="2"/>
                <w:sz w:val="18"/>
                <w:szCs w:val="18"/>
                <w:lang w:val="en-US" w:eastAsia="ja-JP" w:bidi="ar-SA"/>
              </w:rPr>
              <w:t>4</w:t>
            </w:r>
          </w:p>
        </w:tc>
        <w:tc>
          <w:tcPr>
            <w:tcW w:w="1655" w:type="dxa"/>
            <w:vMerge w:val="restart"/>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買い物かご管理</w:t>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1</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商品一覧表示</w:t>
            </w:r>
          </w:p>
        </w:tc>
        <w:tc>
          <w:tcPr>
            <w:tcW w:w="1446"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4"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65"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2</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商品追加</w:t>
            </w:r>
          </w:p>
        </w:tc>
        <w:tc>
          <w:tcPr>
            <w:tcW w:w="1446"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4"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65"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3</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商品個数変更</w:t>
            </w:r>
          </w:p>
        </w:tc>
        <w:tc>
          <w:tcPr>
            <w:tcW w:w="1446"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4"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65"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sz w:val="18"/>
                <w:szCs w:val="18"/>
              </w:rPr>
            </w:r>
          </w:p>
        </w:tc>
        <w:tc>
          <w:tcPr>
            <w:tcW w:w="1655" w:type="dxa"/>
            <w:vMerge w:val="continue"/>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4</w:t>
            </w:r>
          </w:p>
        </w:tc>
        <w:tc>
          <w:tcPr>
            <w:tcW w:w="2111" w:type="dxa"/>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商品削除</w:t>
            </w:r>
          </w:p>
        </w:tc>
        <w:tc>
          <w:tcPr>
            <w:tcW w:w="1446"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4"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65" w:type="dxa"/>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restart"/>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kern w:val="2"/>
                <w:sz w:val="18"/>
                <w:szCs w:val="18"/>
                <w:lang w:val="en-US" w:eastAsia="ja-JP" w:bidi="ar-SA"/>
              </w:rPr>
              <w:t>5</w:t>
            </w:r>
          </w:p>
        </w:tc>
        <w:tc>
          <w:tcPr>
            <w:tcW w:w="1655" w:type="dxa"/>
            <w:vMerge w:val="restart"/>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注文管理</w:t>
            </w:r>
          </w:p>
        </w:tc>
        <w:tc>
          <w:tcPr>
            <w:tcW w:w="329"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1</w:t>
            </w:r>
          </w:p>
        </w:tc>
        <w:tc>
          <w:tcPr>
            <w:tcW w:w="2111"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注文一覧表示</w:t>
            </w:r>
          </w:p>
        </w:tc>
        <w:tc>
          <w:tcPr>
            <w:tcW w:w="1446"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top w:val="nil"/>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r>
              <w:rPr>
                <w:rFonts w:eastAsia="ＭＳ Ｐゴシック" w:cs="メイリオ" w:ascii="ＭＳ Ｐゴシック" w:hAnsi="ＭＳ Ｐゴシック"/>
                <w:kern w:val="2"/>
                <w:sz w:val="18"/>
                <w:szCs w:val="18"/>
                <w:lang w:val="en-US" w:eastAsia="ja-JP" w:bidi="ar-SA"/>
              </w:rPr>
              <w:t>1</w:t>
            </w:r>
          </w:p>
        </w:tc>
        <w:tc>
          <w:tcPr>
            <w:tcW w:w="1274"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r>
              <w:rPr>
                <w:rFonts w:eastAsia="ＭＳ Ｐゴシック" w:cs="メイリオ" w:ascii="ＭＳ Ｐゴシック" w:hAnsi="ＭＳ Ｐゴシック"/>
                <w:kern w:val="2"/>
                <w:sz w:val="18"/>
                <w:szCs w:val="18"/>
                <w:lang w:val="en-US" w:eastAsia="ja-JP" w:bidi="ar-SA"/>
              </w:rPr>
              <w:t>2</w:t>
            </w:r>
          </w:p>
        </w:tc>
        <w:tc>
          <w:tcPr>
            <w:tcW w:w="1265"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sz w:val="18"/>
                <w:szCs w:val="18"/>
              </w:rPr>
            </w:r>
          </w:p>
        </w:tc>
        <w:tc>
          <w:tcPr>
            <w:tcW w:w="1655" w:type="dxa"/>
            <w:vMerge w:val="continue"/>
            <w:tcBorders>
              <w:top w:val="nil"/>
            </w:tcBorders>
          </w:tcPr>
          <w:p>
            <w:pPr>
              <w:pStyle w:val="Normal"/>
              <w:widowControl w:val="false"/>
              <w:rPr/>
            </w:pPr>
            <w:r>
              <w:rPr/>
            </w:r>
          </w:p>
        </w:tc>
        <w:tc>
          <w:tcPr>
            <w:tcW w:w="329"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2</w:t>
            </w:r>
          </w:p>
        </w:tc>
        <w:tc>
          <w:tcPr>
            <w:tcW w:w="2111"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注文詳細表示</w:t>
            </w:r>
          </w:p>
        </w:tc>
        <w:tc>
          <w:tcPr>
            <w:tcW w:w="1446"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top w:val="nil"/>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r>
              <w:rPr>
                <w:rFonts w:eastAsia="ＭＳ Ｐゴシック" w:cs="メイリオ" w:ascii="ＭＳ Ｐゴシック" w:hAnsi="ＭＳ Ｐゴシック"/>
                <w:kern w:val="2"/>
                <w:sz w:val="18"/>
                <w:szCs w:val="18"/>
                <w:lang w:val="en-US" w:eastAsia="ja-JP" w:bidi="ar-SA"/>
              </w:rPr>
              <w:t>1</w:t>
            </w:r>
          </w:p>
        </w:tc>
        <w:tc>
          <w:tcPr>
            <w:tcW w:w="1274"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r>
              <w:rPr>
                <w:rFonts w:eastAsia="ＭＳ Ｐゴシック" w:cs="メイリオ" w:ascii="ＭＳ Ｐゴシック" w:hAnsi="ＭＳ Ｐゴシック"/>
                <w:kern w:val="2"/>
                <w:sz w:val="18"/>
                <w:szCs w:val="18"/>
                <w:lang w:val="en-US" w:eastAsia="ja-JP" w:bidi="ar-SA"/>
              </w:rPr>
              <w:t>2</w:t>
            </w:r>
          </w:p>
        </w:tc>
        <w:tc>
          <w:tcPr>
            <w:tcW w:w="1265"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sz w:val="18"/>
                <w:szCs w:val="18"/>
              </w:rPr>
            </w:r>
          </w:p>
        </w:tc>
        <w:tc>
          <w:tcPr>
            <w:tcW w:w="1655" w:type="dxa"/>
            <w:vMerge w:val="continue"/>
            <w:tcBorders>
              <w:top w:val="nil"/>
            </w:tcBorders>
          </w:tcPr>
          <w:p>
            <w:pPr>
              <w:pStyle w:val="Normal"/>
              <w:widowControl w:val="false"/>
              <w:rPr/>
            </w:pPr>
            <w:r>
              <w:rPr/>
            </w:r>
          </w:p>
        </w:tc>
        <w:tc>
          <w:tcPr>
            <w:tcW w:w="329"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3</w:t>
            </w:r>
          </w:p>
        </w:tc>
        <w:tc>
          <w:tcPr>
            <w:tcW w:w="2111"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注文登録</w:t>
            </w:r>
          </w:p>
        </w:tc>
        <w:tc>
          <w:tcPr>
            <w:tcW w:w="1446"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top w:val="nil"/>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r>
              <w:rPr>
                <w:rFonts w:eastAsia="ＭＳ Ｐゴシック" w:cs="メイリオ" w:ascii="ＭＳ Ｐゴシック" w:hAnsi="ＭＳ Ｐゴシック"/>
                <w:kern w:val="2"/>
                <w:sz w:val="18"/>
                <w:szCs w:val="18"/>
                <w:lang w:val="en-US" w:eastAsia="ja-JP" w:bidi="ar-SA"/>
              </w:rPr>
              <w:t>1</w:t>
            </w:r>
          </w:p>
        </w:tc>
        <w:tc>
          <w:tcPr>
            <w:tcW w:w="1274"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65"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r>
      <w:tr>
        <w:trPr>
          <w:trHeight w:val="227" w:hRule="atLeast"/>
        </w:trPr>
        <w:tc>
          <w:tcPr>
            <w:tcW w:w="421" w:type="dxa"/>
            <w:vMerge w:val="restart"/>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true"/>
              <w:spacing w:before="0" w:after="0"/>
              <w:ind w:left="0" w:hanging="0"/>
              <w:rPr>
                <w:rFonts w:ascii="ＭＳ Ｐゴシック" w:hAnsi="ＭＳ Ｐゴシック" w:eastAsia="ＭＳ Ｐゴシック" w:cs="メイリオ"/>
                <w:b/>
                <w:b/>
                <w:bCs/>
                <w:sz w:val="18"/>
                <w:szCs w:val="18"/>
              </w:rPr>
            </w:pPr>
            <w:r>
              <w:rPr>
                <w:rFonts w:eastAsia="ＭＳ Ｐゴシック" w:cs="メイリオ" w:ascii="ＭＳ Ｐゴシック" w:hAnsi="ＭＳ Ｐゴシック"/>
                <w:b/>
                <w:bCs/>
                <w:kern w:val="2"/>
                <w:sz w:val="18"/>
                <w:szCs w:val="18"/>
                <w:lang w:val="en-US" w:eastAsia="ja-JP" w:bidi="ar-SA"/>
              </w:rPr>
              <w:t>6</w:t>
            </w:r>
          </w:p>
        </w:tc>
        <w:tc>
          <w:tcPr>
            <w:tcW w:w="1655" w:type="dxa"/>
            <w:vMerge w:val="restart"/>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会員管理</w:t>
            </w:r>
          </w:p>
        </w:tc>
        <w:tc>
          <w:tcPr>
            <w:tcW w:w="329"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1</w:t>
            </w:r>
          </w:p>
        </w:tc>
        <w:tc>
          <w:tcPr>
            <w:tcW w:w="2111"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会員一覧表示</w:t>
            </w:r>
          </w:p>
        </w:tc>
        <w:tc>
          <w:tcPr>
            <w:tcW w:w="1446"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top w:val="nil"/>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4"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65"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sz w:val="18"/>
                <w:szCs w:val="18"/>
              </w:rPr>
            </w:r>
          </w:p>
        </w:tc>
        <w:tc>
          <w:tcPr>
            <w:tcW w:w="1655" w:type="dxa"/>
            <w:vMerge w:val="continue"/>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2</w:t>
            </w:r>
          </w:p>
        </w:tc>
        <w:tc>
          <w:tcPr>
            <w:tcW w:w="2111"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会員詳細表示</w:t>
            </w:r>
          </w:p>
        </w:tc>
        <w:tc>
          <w:tcPr>
            <w:tcW w:w="1446"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top w:val="nil"/>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r>
              <w:rPr>
                <w:rFonts w:eastAsia="ＭＳ Ｐゴシック" w:cs="メイリオ" w:ascii="ＭＳ Ｐゴシック" w:hAnsi="ＭＳ Ｐゴシック"/>
                <w:kern w:val="2"/>
                <w:sz w:val="18"/>
                <w:szCs w:val="18"/>
                <w:lang w:val="en-US" w:eastAsia="ja-JP" w:bidi="ar-SA"/>
              </w:rPr>
              <w:t>1</w:t>
            </w:r>
          </w:p>
        </w:tc>
        <w:tc>
          <w:tcPr>
            <w:tcW w:w="1274"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65"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sz w:val="18"/>
                <w:szCs w:val="18"/>
              </w:rPr>
            </w:r>
          </w:p>
        </w:tc>
        <w:tc>
          <w:tcPr>
            <w:tcW w:w="1655" w:type="dxa"/>
            <w:vMerge w:val="continue"/>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3</w:t>
            </w:r>
          </w:p>
        </w:tc>
        <w:tc>
          <w:tcPr>
            <w:tcW w:w="2111"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会員登録</w:t>
            </w:r>
          </w:p>
        </w:tc>
        <w:tc>
          <w:tcPr>
            <w:tcW w:w="1446"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p>
        </w:tc>
        <w:tc>
          <w:tcPr>
            <w:tcW w:w="1270" w:type="dxa"/>
            <w:tcBorders>
              <w:top w:val="nil"/>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4"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r>
              <w:rPr>
                <w:rFonts w:eastAsia="ＭＳ Ｐゴシック" w:cs="メイリオ" w:ascii="ＭＳ Ｐゴシック" w:hAnsi="ＭＳ Ｐゴシック"/>
                <w:kern w:val="2"/>
                <w:sz w:val="18"/>
                <w:szCs w:val="18"/>
                <w:lang w:val="en-US" w:eastAsia="ja-JP" w:bidi="ar-SA"/>
              </w:rPr>
              <w:t>3</w:t>
            </w:r>
          </w:p>
        </w:tc>
        <w:tc>
          <w:tcPr>
            <w:tcW w:w="1265"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r>
              <w:rPr>
                <w:rFonts w:eastAsia="ＭＳ Ｐゴシック" w:cs="メイリオ" w:ascii="ＭＳ Ｐゴシック" w:hAnsi="ＭＳ Ｐゴシック"/>
                <w:kern w:val="2"/>
                <w:sz w:val="18"/>
                <w:szCs w:val="18"/>
                <w:lang w:val="en-US" w:eastAsia="ja-JP" w:bidi="ar-SA"/>
              </w:rPr>
              <w:t>4</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sz w:val="18"/>
                <w:szCs w:val="18"/>
              </w:rPr>
            </w:r>
          </w:p>
        </w:tc>
        <w:tc>
          <w:tcPr>
            <w:tcW w:w="1655" w:type="dxa"/>
            <w:vMerge w:val="continue"/>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4</w:t>
            </w:r>
          </w:p>
        </w:tc>
        <w:tc>
          <w:tcPr>
            <w:tcW w:w="2111"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会員変更</w:t>
            </w:r>
          </w:p>
        </w:tc>
        <w:tc>
          <w:tcPr>
            <w:tcW w:w="1446"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top w:val="nil"/>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r>
              <w:rPr>
                <w:rFonts w:eastAsia="ＭＳ Ｐゴシック" w:cs="メイリオ" w:ascii="ＭＳ Ｐゴシック" w:hAnsi="ＭＳ Ｐゴシック"/>
                <w:kern w:val="2"/>
                <w:sz w:val="18"/>
                <w:szCs w:val="18"/>
                <w:lang w:val="en-US" w:eastAsia="ja-JP" w:bidi="ar-SA"/>
              </w:rPr>
              <w:t>1</w:t>
            </w:r>
          </w:p>
        </w:tc>
        <w:tc>
          <w:tcPr>
            <w:tcW w:w="1274"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r>
              <w:rPr>
                <w:rFonts w:eastAsia="ＭＳ Ｐゴシック" w:cs="メイリオ" w:ascii="ＭＳ Ｐゴシック" w:hAnsi="ＭＳ Ｐゴシック"/>
                <w:kern w:val="2"/>
                <w:sz w:val="18"/>
                <w:szCs w:val="18"/>
                <w:lang w:val="en-US" w:eastAsia="ja-JP" w:bidi="ar-SA"/>
              </w:rPr>
              <w:t>3</w:t>
            </w:r>
          </w:p>
        </w:tc>
        <w:tc>
          <w:tcPr>
            <w:tcW w:w="1265"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r>
              <w:rPr>
                <w:rFonts w:eastAsia="ＭＳ Ｐゴシック" w:cs="メイリオ" w:ascii="ＭＳ Ｐゴシック" w:hAnsi="ＭＳ Ｐゴシック"/>
                <w:kern w:val="2"/>
                <w:sz w:val="18"/>
                <w:szCs w:val="18"/>
                <w:lang w:val="en-US" w:eastAsia="ja-JP" w:bidi="ar-SA"/>
              </w:rPr>
              <w:t>4</w:t>
            </w:r>
          </w:p>
        </w:tc>
      </w:tr>
      <w:tr>
        <w:trPr>
          <w:trHeight w:val="227" w:hRule="atLeast"/>
        </w:trPr>
        <w:tc>
          <w:tcPr>
            <w:tcW w:w="421" w:type="dxa"/>
            <w:vMerge w:val="continue"/>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val="false"/>
              <w:suppressAutoHyphens w:val="true"/>
              <w:spacing w:before="0" w:after="0"/>
              <w:ind w:left="0" w:hanging="0"/>
              <w:rPr>
                <w:rFonts w:ascii="ＭＳ Ｐゴシック" w:hAnsi="ＭＳ Ｐゴシック" w:eastAsia="ＭＳ Ｐゴシック" w:cs="メイリオ"/>
                <w:sz w:val="18"/>
                <w:szCs w:val="18"/>
              </w:rPr>
            </w:pPr>
            <w:r>
              <w:rPr>
                <w:rFonts w:eastAsia="ＭＳ Ｐゴシック" w:cs="メイリオ" w:ascii="ＭＳ Ｐゴシック" w:hAnsi="ＭＳ Ｐゴシック"/>
                <w:b/>
                <w:bCs/>
                <w:sz w:val="18"/>
                <w:szCs w:val="18"/>
              </w:rPr>
            </w:r>
          </w:p>
        </w:tc>
        <w:tc>
          <w:tcPr>
            <w:tcW w:w="1655" w:type="dxa"/>
            <w:vMerge w:val="continue"/>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sz w:val="18"/>
                <w:szCs w:val="18"/>
              </w:rPr>
            </w:r>
          </w:p>
        </w:tc>
        <w:tc>
          <w:tcPr>
            <w:tcW w:w="329"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5</w:t>
            </w:r>
          </w:p>
        </w:tc>
        <w:tc>
          <w:tcPr>
            <w:tcW w:w="2111" w:type="dxa"/>
            <w:tcBorders>
              <w:top w:val="nil"/>
            </w:tcBorders>
          </w:tcPr>
          <w:p>
            <w:pPr>
              <w:pStyle w:val="Normal"/>
              <w:widowControl w:val="false"/>
              <w:suppressAutoHyphens w:val="true"/>
              <w:spacing w:before="0" w:after="0"/>
              <w:ind w:left="0" w:hanging="0"/>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会員削除</w:t>
            </w:r>
          </w:p>
        </w:tc>
        <w:tc>
          <w:tcPr>
            <w:tcW w:w="1446"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eastAsia="ＭＳ Ｐゴシック" w:cs="メイリオ" w:ascii="ＭＳ Ｐゴシック" w:hAnsi="ＭＳ Ｐゴシック"/>
                <w:kern w:val="2"/>
                <w:sz w:val="18"/>
                <w:szCs w:val="18"/>
                <w:lang w:val="en-US" w:eastAsia="ja-JP" w:bidi="ar-SA"/>
              </w:rPr>
              <w:t>×</w:t>
            </w:r>
          </w:p>
        </w:tc>
        <w:tc>
          <w:tcPr>
            <w:tcW w:w="1270" w:type="dxa"/>
            <w:tcBorders>
              <w:top w:val="nil"/>
            </w:tcBorders>
            <w:vAlign w:val="center"/>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r>
              <w:rPr>
                <w:rFonts w:eastAsia="ＭＳ Ｐゴシック" w:cs="メイリオ" w:ascii="ＭＳ Ｐゴシック" w:hAnsi="ＭＳ Ｐゴシック"/>
                <w:kern w:val="2"/>
                <w:sz w:val="18"/>
                <w:szCs w:val="18"/>
                <w:lang w:val="en-US" w:eastAsia="ja-JP" w:bidi="ar-SA"/>
              </w:rPr>
              <w:t>1</w:t>
            </w:r>
          </w:p>
        </w:tc>
        <w:tc>
          <w:tcPr>
            <w:tcW w:w="1274"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r>
              <w:rPr>
                <w:rFonts w:eastAsia="ＭＳ Ｐゴシック" w:cs="メイリオ" w:ascii="ＭＳ Ｐゴシック" w:hAnsi="ＭＳ Ｐゴシック"/>
                <w:kern w:val="2"/>
                <w:sz w:val="18"/>
                <w:szCs w:val="18"/>
                <w:lang w:val="en-US" w:eastAsia="ja-JP" w:bidi="ar-SA"/>
              </w:rPr>
              <w:t>3</w:t>
            </w:r>
          </w:p>
        </w:tc>
        <w:tc>
          <w:tcPr>
            <w:tcW w:w="1265" w:type="dxa"/>
            <w:tcBorders>
              <w:top w:val="nil"/>
            </w:tcBorders>
          </w:tcPr>
          <w:p>
            <w:pPr>
              <w:pStyle w:val="Normal"/>
              <w:widowControl w:val="false"/>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ascii="ＭＳ Ｐゴシック" w:hAnsi="ＭＳ Ｐゴシック" w:eastAsia="ＭＳ Ｐゴシック" w:cs="メイリオ"/>
                <w:sz w:val="18"/>
                <w:szCs w:val="18"/>
              </w:rPr>
            </w:pPr>
            <w:r>
              <w:rPr>
                <w:rFonts w:ascii="ＭＳ Ｐゴシック" w:hAnsi="ＭＳ Ｐゴシック" w:cs="メイリオ" w:eastAsia="ＭＳ Ｐゴシック"/>
                <w:kern w:val="2"/>
                <w:sz w:val="18"/>
                <w:szCs w:val="18"/>
                <w:lang w:val="en-US" w:eastAsia="ja-JP" w:bidi="ar-SA"/>
              </w:rPr>
              <w:t>○※</w:t>
            </w:r>
            <w:r>
              <w:rPr>
                <w:rFonts w:eastAsia="ＭＳ Ｐゴシック" w:cs="メイリオ" w:ascii="ＭＳ Ｐゴシック" w:hAnsi="ＭＳ Ｐゴシック"/>
                <w:kern w:val="2"/>
                <w:sz w:val="18"/>
                <w:szCs w:val="18"/>
                <w:lang w:val="en-US" w:eastAsia="ja-JP" w:bidi="ar-SA"/>
              </w:rPr>
              <w:t>4</w:t>
            </w:r>
          </w:p>
        </w:tc>
      </w:tr>
    </w:tbl>
    <w:p>
      <w:pPr>
        <w:pStyle w:val="Normal"/>
        <w:ind w:left="400" w:hanging="0"/>
        <w:rPr/>
      </w:pPr>
      <w:r>
        <w:rPr/>
      </w:r>
    </w:p>
    <w:p>
      <w:pPr>
        <w:pStyle w:val="Normal"/>
        <w:ind w:left="754" w:hanging="658"/>
        <w:rPr>
          <w:sz w:val="18"/>
          <w:szCs w:val="18"/>
        </w:rPr>
      </w:pPr>
      <w:r>
        <w:rPr>
          <w:sz w:val="18"/>
          <w:szCs w:val="18"/>
        </w:rPr>
        <w:t>※</w:t>
      </w:r>
      <w:r>
        <w:rPr>
          <w:sz w:val="18"/>
          <w:szCs w:val="18"/>
        </w:rPr>
        <w:t xml:space="preserve">1 </w:t>
      </w:r>
      <w:r>
        <w:rPr>
          <w:sz w:val="18"/>
          <w:szCs w:val="18"/>
        </w:rPr>
        <w:t>ログインしている会員自身の情報のみを扱うことができる</w:t>
      </w:r>
    </w:p>
    <w:p>
      <w:pPr>
        <w:pStyle w:val="Normal"/>
        <w:ind w:left="754" w:hanging="658"/>
        <w:rPr>
          <w:sz w:val="18"/>
          <w:szCs w:val="18"/>
        </w:rPr>
      </w:pPr>
      <w:r>
        <w:rPr>
          <w:sz w:val="18"/>
          <w:szCs w:val="18"/>
        </w:rPr>
        <w:t>※</w:t>
      </w:r>
      <w:r>
        <w:rPr>
          <w:sz w:val="18"/>
          <w:szCs w:val="18"/>
        </w:rPr>
        <w:t xml:space="preserve">2 </w:t>
      </w:r>
      <w:r>
        <w:rPr>
          <w:sz w:val="18"/>
          <w:szCs w:val="18"/>
        </w:rPr>
        <w:t>全ての会員の情報を閲覧することができる</w:t>
      </w:r>
    </w:p>
    <w:p>
      <w:pPr>
        <w:pStyle w:val="Normal"/>
        <w:ind w:left="754" w:hanging="658"/>
        <w:rPr>
          <w:sz w:val="18"/>
          <w:szCs w:val="18"/>
        </w:rPr>
      </w:pPr>
      <w:r>
        <w:rPr>
          <w:sz w:val="18"/>
          <w:szCs w:val="18"/>
        </w:rPr>
        <w:t>※</w:t>
      </w:r>
      <w:r>
        <w:rPr>
          <w:sz w:val="18"/>
          <w:szCs w:val="18"/>
        </w:rPr>
        <w:t xml:space="preserve">3 </w:t>
      </w:r>
      <w:r>
        <w:rPr>
          <w:sz w:val="18"/>
          <w:szCs w:val="18"/>
        </w:rPr>
        <w:t>運用管理者権限の会員を登録、変更、削除することができる</w:t>
      </w:r>
    </w:p>
    <w:p>
      <w:pPr>
        <w:pStyle w:val="Normal"/>
        <w:ind w:left="754" w:hanging="658"/>
        <w:rPr>
          <w:sz w:val="18"/>
          <w:szCs w:val="18"/>
        </w:rPr>
      </w:pPr>
      <w:r>
        <w:rPr>
          <w:sz w:val="18"/>
          <w:szCs w:val="18"/>
        </w:rPr>
        <w:t>※</w:t>
      </w:r>
      <w:r>
        <w:rPr>
          <w:sz w:val="18"/>
          <w:szCs w:val="18"/>
        </w:rPr>
        <w:t xml:space="preserve">4 </w:t>
      </w:r>
      <w:r>
        <w:rPr>
          <w:sz w:val="18"/>
          <w:szCs w:val="18"/>
        </w:rPr>
        <w:t>運用管理者、システム管理者権限の会員を登録、変更、削除することができる</w:t>
      </w:r>
    </w:p>
    <w:p>
      <w:pPr>
        <w:pStyle w:val="Normal"/>
        <w:ind w:left="754" w:hanging="658"/>
        <w:rPr>
          <w:sz w:val="18"/>
          <w:szCs w:val="18"/>
        </w:rPr>
      </w:pPr>
      <w:r>
        <w:rPr>
          <w:sz w:val="18"/>
          <w:szCs w:val="18"/>
        </w:rPr>
      </w:r>
    </w:p>
    <w:p>
      <w:pPr>
        <w:pStyle w:val="Normal"/>
        <w:ind w:left="765" w:hanging="0"/>
        <w:rPr/>
      </w:pPr>
      <w:r>
        <w:rPr/>
        <w:t>(2)AccuntCheckFilter</w:t>
      </w:r>
      <w:r>
        <w:rPr/>
        <w:t>の処理 非会員</w:t>
      </w:r>
      <w:r>
        <w:rPr/>
        <w:t>(</w:t>
      </w:r>
      <w:r>
        <w:rPr/>
        <w:t>未ログイン状態</w:t>
      </w:r>
      <w:r>
        <w:rPr/>
        <w:t>)</w:t>
      </w:r>
      <w:r>
        <w:rPr/>
        <w:t>向け</w:t>
      </w:r>
    </w:p>
    <w:p>
      <w:pPr>
        <w:pStyle w:val="Normal"/>
        <w:ind w:left="765" w:hanging="0"/>
        <w:rPr/>
      </w:pPr>
      <w:r>
        <w:rPr/>
        <w:t>下記の処理以外にアクセスした時に、</w:t>
      </w:r>
      <w:r>
        <w:rPr/>
        <w:t>Session</w:t>
      </w:r>
      <w:r>
        <w:rPr/>
        <w:t>の</w:t>
      </w:r>
      <w:r>
        <w:rPr/>
        <w:t>Attribute</w:t>
      </w:r>
      <w:r>
        <w:rPr/>
        <w:t>にログイン情報がなければ、</w:t>
      </w:r>
    </w:p>
    <w:p>
      <w:pPr>
        <w:pStyle w:val="Normal"/>
        <w:ind w:left="765" w:hanging="0"/>
        <w:rPr/>
      </w:pPr>
      <w:r>
        <w:rPr/>
        <w:t>ログイン画面にリダイレクトする。</w:t>
      </w:r>
    </w:p>
    <w:p>
      <w:pPr>
        <w:pStyle w:val="Normal"/>
        <w:ind w:left="765" w:hanging="0"/>
        <w:rPr/>
      </w:pPr>
      <w:r>
        <w:rPr/>
        <w:t>・ログイン機能 ログイン画面表示、ログイン認証処理：</w:t>
      </w:r>
      <w:r>
        <w:rPr/>
        <w:t xml:space="preserve">LoginController  </w:t>
      </w:r>
    </w:p>
    <w:p>
      <w:pPr>
        <w:pStyle w:val="Normal"/>
        <w:ind w:left="765" w:hanging="0"/>
        <w:rPr/>
      </w:pPr>
      <w:r>
        <w:rPr/>
        <w:t xml:space="preserve">・商品管理機能 商品一覧表示、商品詳細表示 ： </w:t>
      </w:r>
      <w:r>
        <w:rPr/>
        <w:t>ItemShowCustomerController</w:t>
      </w:r>
    </w:p>
    <w:p>
      <w:pPr>
        <w:pStyle w:val="Normal"/>
        <w:ind w:left="765" w:hanging="0"/>
        <w:rPr/>
      </w:pPr>
      <w:r>
        <w:rPr/>
        <w:t>・会員管理機能 会員登録処理、：</w:t>
      </w:r>
      <w:r>
        <w:rPr/>
        <w:t>UserRegistCustomerController</w:t>
      </w:r>
    </w:p>
    <w:p>
      <w:pPr>
        <w:pStyle w:val="Normal"/>
        <w:ind w:left="765" w:hanging="0"/>
        <w:rPr/>
      </w:pPr>
      <w:r>
        <w:rPr/>
        <w:t>・会員管理機能 会員削除完了画面表示：</w:t>
      </w:r>
      <w:r>
        <w:rPr/>
        <w:t xml:space="preserve">UserDeleteCustomerController </w:t>
      </w:r>
    </w:p>
    <w:p>
      <w:pPr>
        <w:pStyle w:val="Normal"/>
        <w:ind w:left="765" w:hanging="0"/>
        <w:rPr/>
      </w:pPr>
      <w:r>
        <w:rPr/>
        <w:t>・買い物かご機能 商品追加処理：</w:t>
      </w:r>
      <w:r>
        <w:rPr/>
        <w:t>BasketCustomerController</w:t>
      </w:r>
    </w:p>
    <w:p>
      <w:pPr>
        <w:pStyle w:val="Normal"/>
        <w:ind w:left="765" w:hanging="0"/>
        <w:rPr/>
      </w:pPr>
      <w:r>
        <w:rPr/>
      </w:r>
    </w:p>
    <w:p>
      <w:pPr>
        <w:pStyle w:val="Normal"/>
        <w:ind w:left="765" w:hanging="0"/>
        <w:rPr/>
      </w:pPr>
      <w:r>
        <w:rPr/>
      </w:r>
    </w:p>
    <w:p>
      <w:pPr>
        <w:pStyle w:val="Normal"/>
        <w:ind w:left="765" w:hanging="0"/>
        <w:rPr/>
      </w:pPr>
      <w:r>
        <w:rPr/>
        <w:t>(3) AccuntCheckFilter</w:t>
      </w:r>
      <w:r>
        <w:rPr/>
        <w:t>の処理 一般会員向け</w:t>
      </w:r>
    </w:p>
    <w:p>
      <w:pPr>
        <w:pStyle w:val="Normal"/>
        <w:ind w:left="765" w:hanging="0"/>
        <w:rPr/>
      </w:pPr>
      <w:r>
        <w:rPr/>
        <w:tab/>
      </w:r>
      <w:r>
        <w:rPr/>
        <w:t>下記の処理にアクセスした時に、ログイン情報の権限が一般会員であった場合、</w:t>
      </w:r>
    </w:p>
    <w:p>
      <w:pPr>
        <w:pStyle w:val="Normal"/>
        <w:ind w:left="96" w:firstLine="669"/>
        <w:rPr/>
      </w:pPr>
      <w:r>
        <w:rPr/>
        <w:t>ログイン画面にリダイレクトする。</w:t>
      </w:r>
    </w:p>
    <w:p>
      <w:pPr>
        <w:pStyle w:val="Normal"/>
        <w:ind w:left="876" w:hanging="780"/>
        <w:rPr/>
      </w:pPr>
      <w:r>
        <w:rPr/>
        <w:tab/>
      </w:r>
      <w:r>
        <w:rPr/>
        <w:t>・管理者向け機能：</w:t>
      </w:r>
      <w:r>
        <w:rPr/>
        <w:t>XXXXAdminController</w:t>
      </w:r>
    </w:p>
    <w:p>
      <w:pPr>
        <w:pStyle w:val="Normal"/>
        <w:ind w:left="765" w:hanging="0"/>
        <w:rPr/>
      </w:pPr>
      <w:r>
        <w:rPr/>
        <w:t>(4) AccuntCheckFilter</w:t>
      </w:r>
      <w:r>
        <w:rPr/>
        <w:t>の処理 運用管理者、システム管理者向け</w:t>
      </w:r>
    </w:p>
    <w:p>
      <w:pPr>
        <w:pStyle w:val="Normal"/>
        <w:ind w:left="765" w:hanging="0"/>
        <w:rPr/>
      </w:pPr>
      <w:r>
        <w:rPr/>
        <w:tab/>
      </w:r>
      <w:r>
        <w:rPr/>
        <w:t>下記の処理以外にアクセスした時に、ログイン情報の権限が運用管理者、システム管理者であった場合、ログイン画面にリダイレクトする。</w:t>
      </w:r>
    </w:p>
    <w:p>
      <w:pPr>
        <w:pStyle w:val="Normal"/>
        <w:ind w:left="96" w:firstLine="669"/>
        <w:rPr/>
      </w:pPr>
      <w:r>
        <w:rPr/>
        <w:t xml:space="preserve"> </w:t>
      </w:r>
      <w:r>
        <w:rPr/>
        <w:t>・ログイン機能：</w:t>
      </w:r>
      <w:r>
        <w:rPr/>
        <w:t>LoginController</w:t>
      </w:r>
    </w:p>
    <w:p>
      <w:pPr>
        <w:pStyle w:val="Normal"/>
        <w:ind w:left="96" w:firstLine="669"/>
        <w:rPr/>
      </w:pPr>
      <w:r>
        <w:rPr/>
        <w:t xml:space="preserve"> </w:t>
      </w:r>
      <w:r>
        <w:rPr/>
        <w:t>・ログアウト機能：</w:t>
      </w:r>
      <w:r>
        <w:rPr/>
        <w:t>LogoutController</w:t>
      </w:r>
    </w:p>
    <w:p>
      <w:pPr>
        <w:pStyle w:val="Normal"/>
        <w:ind w:left="876" w:hanging="780"/>
        <w:rPr/>
      </w:pPr>
      <w:r>
        <w:rPr/>
        <w:tab/>
      </w:r>
      <w:r>
        <w:rPr/>
        <w:t>・管理者向け機能：</w:t>
      </w:r>
      <w:r>
        <w:rPr/>
        <w:t>XXXXAdminController</w:t>
      </w:r>
    </w:p>
    <w:p>
      <w:pPr>
        <w:pStyle w:val="Normal"/>
        <w:ind w:left="754" w:hanging="658"/>
        <w:rPr>
          <w:sz w:val="18"/>
          <w:szCs w:val="18"/>
        </w:rPr>
      </w:pPr>
      <w:r>
        <w:rPr>
          <w:sz w:val="18"/>
          <w:szCs w:val="18"/>
        </w:rPr>
      </w:r>
    </w:p>
    <w:p>
      <w:pPr>
        <w:pStyle w:val="Normal"/>
        <w:widowControl/>
        <w:spacing w:lineRule="auto" w:line="240"/>
        <w:ind w:left="0" w:hanging="0"/>
        <w:jc w:val="left"/>
        <w:rPr/>
      </w:pPr>
      <w:r>
        <w:rPr/>
      </w:r>
      <w:r>
        <w:br w:type="page"/>
      </w:r>
    </w:p>
    <w:p>
      <w:pPr>
        <w:pStyle w:val="2"/>
        <w:spacing w:before="0" w:after="145"/>
        <w:rPr/>
      </w:pPr>
      <w:bookmarkStart w:id="13" w:name="_Toc64295494"/>
      <w:r>
        <w:rPr/>
        <w:t>ログイン処理の構造</w:t>
      </w:r>
      <w:bookmarkEnd w:id="13"/>
    </w:p>
    <w:p>
      <w:pPr>
        <w:pStyle w:val="Normal"/>
        <w:spacing w:before="0" w:after="145"/>
        <w:ind w:left="765" w:hanging="0"/>
        <w:rPr/>
      </w:pPr>
      <w:r>
        <w:rPr/>
        <w:t xml:space="preserve">(1) </w:t>
      </w:r>
      <w:r>
        <w:drawing>
          <wp:anchor behindDoc="0" distT="0" distB="0" distL="114300" distR="114300" simplePos="0" locked="0" layoutInCell="0" allowOverlap="1" relativeHeight="44">
            <wp:simplePos x="0" y="0"/>
            <wp:positionH relativeFrom="column">
              <wp:posOffset>331470</wp:posOffset>
            </wp:positionH>
            <wp:positionV relativeFrom="paragraph">
              <wp:posOffset>688340</wp:posOffset>
            </wp:positionV>
            <wp:extent cx="5484495" cy="6774180"/>
            <wp:effectExtent l="0" t="0" r="0" b="0"/>
            <wp:wrapTopAndBottom/>
            <wp:docPr id="6" name="図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
                    <pic:cNvPicPr>
                      <a:picLocks noChangeAspect="1" noChangeArrowheads="1"/>
                    </pic:cNvPicPr>
                  </pic:nvPicPr>
                  <pic:blipFill>
                    <a:blip r:embed="rId7"/>
                    <a:stretch>
                      <a:fillRect/>
                    </a:stretch>
                  </pic:blipFill>
                  <pic:spPr bwMode="auto">
                    <a:xfrm>
                      <a:off x="0" y="0"/>
                      <a:ext cx="5484495" cy="6774180"/>
                    </a:xfrm>
                    <a:prstGeom prst="rect">
                      <a:avLst/>
                    </a:prstGeom>
                  </pic:spPr>
                </pic:pic>
              </a:graphicData>
            </a:graphic>
          </wp:anchor>
        </w:drawing>
      </w:r>
      <w:r>
        <w:rPr/>
        <w:t>画面遷移とコントローラクラスのメソッドとの関係</w:t>
      </w:r>
      <w:r>
        <w:br w:type="page"/>
      </w:r>
    </w:p>
    <w:p>
      <w:pPr>
        <w:pStyle w:val="2"/>
        <w:spacing w:before="0" w:after="145"/>
        <w:rPr/>
      </w:pPr>
      <w:bookmarkStart w:id="14" w:name="_Toc64295495"/>
      <w:r>
        <w:rPr/>
        <w:t>登録処理の構造</w:t>
      </w:r>
      <w:bookmarkEnd w:id="14"/>
    </w:p>
    <w:p>
      <w:pPr>
        <w:pStyle w:val="Normal"/>
        <w:ind w:left="765" w:hanging="0"/>
        <w:rPr/>
      </w:pPr>
      <w:r>
        <w:rPr/>
        <w:t>・下記の機能については、同様の構造とすることでメンテナンス性を高める。</w:t>
      </w:r>
    </w:p>
    <w:p>
      <w:pPr>
        <w:pStyle w:val="Normal"/>
        <w:ind w:left="765" w:hanging="0"/>
        <w:rPr/>
      </w:pPr>
      <w:r>
        <w:rPr/>
        <w:t>・「戻る」ボタン押下時に</w:t>
      </w:r>
      <w:r>
        <w:rPr/>
        <w:t>URL</w:t>
      </w:r>
      <w:r>
        <w:rPr/>
        <w:t>維持、入力値、入力チェック結果を維持できるようにする。</w:t>
      </w:r>
    </w:p>
    <w:p>
      <w:pPr>
        <w:pStyle w:val="Normal"/>
        <w:ind w:left="765" w:hanging="0"/>
        <w:rPr/>
      </w:pPr>
      <w:r>
        <w:rPr/>
        <w:t xml:space="preserve">(1) </w:t>
      </w:r>
      <w:r>
        <w:rPr/>
        <w:t>対象機能</w:t>
      </w:r>
    </w:p>
    <w:p>
      <w:pPr>
        <w:pStyle w:val="Normal"/>
        <w:ind w:left="956" w:hanging="0"/>
        <w:rPr/>
      </w:pPr>
      <w:r>
        <w:rPr/>
        <w:t xml:space="preserve">2-7 </w:t>
      </w:r>
      <w:r>
        <w:rPr/>
        <w:t>商品登録</w:t>
      </w:r>
    </w:p>
    <w:p>
      <w:pPr>
        <w:pStyle w:val="Normal"/>
        <w:ind w:left="956" w:hanging="0"/>
        <w:rPr/>
      </w:pPr>
      <w:r>
        <w:rPr/>
        <w:t xml:space="preserve">3-3 </w:t>
      </w:r>
      <w:r>
        <w:rPr/>
        <w:t>カテゴリ登録</w:t>
      </w:r>
    </w:p>
    <w:p>
      <w:pPr>
        <w:pStyle w:val="Normal"/>
        <w:ind w:left="956" w:hanging="0"/>
        <w:rPr/>
      </w:pPr>
      <w:r>
        <w:rPr/>
        <w:t xml:space="preserve">6-3 </w:t>
      </w:r>
      <w:r>
        <w:rPr/>
        <w:t>会員登録</w:t>
      </w:r>
    </w:p>
    <w:p>
      <w:pPr>
        <w:pStyle w:val="Normal"/>
        <w:ind w:left="765" w:hanging="0"/>
        <w:rPr/>
      </w:pPr>
      <w:r>
        <w:rPr/>
        <w:t>(2)</w:t>
      </w:r>
      <w:r>
        <w:rPr/>
        <w:t>構造図               凡例 △：</w:t>
      </w:r>
      <w:r>
        <w:rPr/>
        <w:t>GET</w:t>
      </w:r>
      <w:r>
        <w:rPr/>
        <w:t>、○：</w:t>
      </w:r>
      <w:r>
        <w:rPr/>
        <w:t>POST</w:t>
      </w:r>
    </w:p>
    <w:p>
      <w:pPr>
        <w:pStyle w:val="Normal"/>
        <w:ind w:left="765" w:hanging="0"/>
        <w:rPr/>
      </w:pPr>
      <w:r>
        <w:rPr/>
        <w:drawing>
          <wp:anchor behindDoc="0" distT="0" distB="0" distL="114300" distR="114300" simplePos="0" locked="0" layoutInCell="0" allowOverlap="1" relativeHeight="45">
            <wp:simplePos x="0" y="0"/>
            <wp:positionH relativeFrom="margin">
              <wp:align>center</wp:align>
            </wp:positionH>
            <wp:positionV relativeFrom="paragraph">
              <wp:posOffset>625475</wp:posOffset>
            </wp:positionV>
            <wp:extent cx="5935345" cy="5149850"/>
            <wp:effectExtent l="0" t="0" r="0" b="0"/>
            <wp:wrapTopAndBottom/>
            <wp:docPr id="7" name="図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
                    <pic:cNvPicPr>
                      <a:picLocks noChangeAspect="1" noChangeArrowheads="1"/>
                    </pic:cNvPicPr>
                  </pic:nvPicPr>
                  <pic:blipFill>
                    <a:blip r:embed="rId8"/>
                    <a:stretch>
                      <a:fillRect/>
                    </a:stretch>
                  </pic:blipFill>
                  <pic:spPr bwMode="auto">
                    <a:xfrm>
                      <a:off x="0" y="0"/>
                      <a:ext cx="5935345" cy="5149850"/>
                    </a:xfrm>
                    <a:prstGeom prst="rect">
                      <a:avLst/>
                    </a:prstGeom>
                  </pic:spPr>
                </pic:pic>
              </a:graphicData>
            </a:graphic>
          </wp:anchor>
        </w:drawing>
      </w:r>
    </w:p>
    <w:p>
      <w:pPr>
        <w:pStyle w:val="Normal"/>
        <w:ind w:left="400" w:hanging="0"/>
        <w:rPr/>
      </w:pPr>
      <w:r>
        <w:rPr/>
      </w:r>
    </w:p>
    <w:p>
      <w:pPr>
        <w:pStyle w:val="Normal"/>
        <w:ind w:left="400" w:hanging="0"/>
        <w:rPr/>
      </w:pPr>
      <w:r>
        <w:rPr/>
        <w:t>(3)</w:t>
      </w:r>
      <w:r>
        <w:rPr/>
        <w:t>画面遷移とコントローラクラスのメソッドとの関係</w:t>
      </w:r>
    </w:p>
    <w:p>
      <w:pPr>
        <w:pStyle w:val="Normal"/>
        <w:ind w:left="765" w:hanging="0"/>
        <w:rPr/>
      </w:pPr>
      <w:r>
        <w:drawing>
          <wp:anchor behindDoc="0" distT="0" distB="0" distL="114300" distR="114300" simplePos="0" locked="0" layoutInCell="0" allowOverlap="1" relativeHeight="46">
            <wp:simplePos x="0" y="0"/>
            <wp:positionH relativeFrom="margin">
              <wp:posOffset>392430</wp:posOffset>
            </wp:positionH>
            <wp:positionV relativeFrom="paragraph">
              <wp:posOffset>412115</wp:posOffset>
            </wp:positionV>
            <wp:extent cx="5399405" cy="5247005"/>
            <wp:effectExtent l="0" t="0" r="0" b="0"/>
            <wp:wrapTopAndBottom/>
            <wp:docPr id="8" name="図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
                    <pic:cNvPicPr>
                      <a:picLocks noChangeAspect="1" noChangeArrowheads="1"/>
                    </pic:cNvPicPr>
                  </pic:nvPicPr>
                  <pic:blipFill>
                    <a:blip r:embed="rId9"/>
                    <a:stretch>
                      <a:fillRect/>
                    </a:stretch>
                  </pic:blipFill>
                  <pic:spPr bwMode="auto">
                    <a:xfrm>
                      <a:off x="0" y="0"/>
                      <a:ext cx="5399405" cy="5247005"/>
                    </a:xfrm>
                    <a:prstGeom prst="rect">
                      <a:avLst/>
                    </a:prstGeom>
                  </pic:spPr>
                </pic:pic>
              </a:graphicData>
            </a:graphic>
          </wp:anchor>
        </w:drawing>
      </w:r>
      <w:r>
        <w:rPr/>
        <w:t xml:space="preserve">   </w:t>
      </w:r>
      <w:r>
        <w:rPr/>
        <w:t>登録処理は、</w:t>
      </w:r>
      <w:r>
        <w:rPr/>
        <w:t>{xxx}RegistController</w:t>
      </w:r>
      <w:r>
        <w:rPr/>
        <w:t>クラスで実装する。</w:t>
      </w:r>
      <w:r>
        <w:rPr/>
        <w:t>{xxx}</w:t>
      </w:r>
      <w:r>
        <w:rPr/>
        <w:t>の部分は機能により変化。</w:t>
      </w:r>
    </w:p>
    <w:p>
      <w:pPr>
        <w:pStyle w:val="Normal"/>
        <w:ind w:left="765" w:hanging="0"/>
        <w:rPr/>
      </w:pPr>
      <w:r>
        <w:rPr/>
        <w:t xml:space="preserve">   </w:t>
      </w:r>
    </w:p>
    <w:p>
      <w:pPr>
        <w:pStyle w:val="Normal"/>
        <w:ind w:left="765" w:hanging="0"/>
        <w:rPr/>
      </w:pPr>
      <w:r>
        <w:rPr/>
      </w:r>
    </w:p>
    <w:p>
      <w:pPr>
        <w:pStyle w:val="Normal"/>
        <w:widowControl/>
        <w:spacing w:lineRule="auto" w:line="240"/>
        <w:ind w:left="0" w:hanging="0"/>
        <w:jc w:val="left"/>
        <w:rPr/>
      </w:pPr>
      <w:r>
        <w:rPr/>
      </w:r>
      <w:r>
        <w:br w:type="page"/>
      </w:r>
    </w:p>
    <w:p>
      <w:pPr>
        <w:pStyle w:val="2"/>
        <w:spacing w:before="0" w:after="145"/>
        <w:rPr/>
      </w:pPr>
      <w:bookmarkStart w:id="15" w:name="_Toc64295496"/>
      <w:r>
        <w:rPr/>
        <w:t>変更処理の構造</w:t>
      </w:r>
      <w:bookmarkEnd w:id="15"/>
    </w:p>
    <w:p>
      <w:pPr>
        <w:pStyle w:val="Normal"/>
        <w:ind w:left="765" w:hanging="0"/>
        <w:rPr/>
      </w:pPr>
      <w:r>
        <w:rPr/>
        <w:t>・下記の機能については、同様の構造とすることでメンテナンス性を高める。</w:t>
      </w:r>
    </w:p>
    <w:p>
      <w:pPr>
        <w:pStyle w:val="Normal"/>
        <w:ind w:left="765" w:hanging="0"/>
        <w:rPr/>
      </w:pPr>
      <w:r>
        <w:rPr/>
        <w:t>・「戻る」ボタン押下時に</w:t>
      </w:r>
      <w:r>
        <w:rPr/>
        <w:t>URL</w:t>
      </w:r>
      <w:r>
        <w:rPr/>
        <w:t>維持、入力値、入力チェック結果を維持できるようにする。</w:t>
      </w:r>
    </w:p>
    <w:p>
      <w:pPr>
        <w:pStyle w:val="Normal"/>
        <w:ind w:left="765" w:hanging="0"/>
        <w:rPr/>
      </w:pPr>
      <w:r>
        <w:rPr/>
        <w:t xml:space="preserve">(1) </w:t>
      </w:r>
      <w:r>
        <w:rPr/>
        <w:t>対象機能</w:t>
      </w:r>
    </w:p>
    <w:p>
      <w:pPr>
        <w:pStyle w:val="Normal"/>
        <w:ind w:left="765" w:firstLine="191"/>
        <w:rPr/>
      </w:pPr>
      <w:r>
        <w:rPr/>
        <w:t xml:space="preserve">2-8 </w:t>
      </w:r>
      <w:r>
        <w:rPr/>
        <w:t>商品変更</w:t>
      </w:r>
    </w:p>
    <w:p>
      <w:pPr>
        <w:pStyle w:val="Normal"/>
        <w:ind w:left="765" w:firstLine="191"/>
        <w:rPr/>
      </w:pPr>
      <w:r>
        <w:rPr/>
        <w:t xml:space="preserve">3-4 </w:t>
      </w:r>
      <w:r>
        <w:rPr/>
        <w:t>カテゴリ変更</w:t>
      </w:r>
    </w:p>
    <w:p>
      <w:pPr>
        <w:pStyle w:val="Normal"/>
        <w:ind w:left="765" w:firstLine="191"/>
        <w:rPr/>
      </w:pPr>
      <w:r>
        <w:rPr/>
        <w:t xml:space="preserve">6-4 </w:t>
      </w:r>
      <w:r>
        <w:rPr/>
        <w:t>会員変更</w:t>
      </w:r>
    </w:p>
    <w:p>
      <w:pPr>
        <w:pStyle w:val="Normal"/>
        <w:ind w:left="765" w:hanging="0"/>
        <w:rPr/>
      </w:pPr>
      <w:r>
        <w:rPr/>
        <w:t xml:space="preserve">(2) </w:t>
      </w:r>
      <w:r>
        <w:rPr/>
        <w:t>構造図              凡例： △：</w:t>
      </w:r>
      <w:r>
        <w:rPr/>
        <w:t>GET</w:t>
      </w:r>
      <w:r>
        <w:rPr/>
        <w:t>、○：</w:t>
      </w:r>
      <w:r>
        <w:drawing>
          <wp:anchor behindDoc="0" distT="0" distB="0" distL="114300" distR="114300" simplePos="0" locked="0" layoutInCell="0" allowOverlap="1" relativeHeight="47">
            <wp:simplePos x="0" y="0"/>
            <wp:positionH relativeFrom="margin">
              <wp:posOffset>382905</wp:posOffset>
            </wp:positionH>
            <wp:positionV relativeFrom="paragraph">
              <wp:posOffset>414020</wp:posOffset>
            </wp:positionV>
            <wp:extent cx="5420995" cy="5024120"/>
            <wp:effectExtent l="0" t="0" r="0" b="0"/>
            <wp:wrapTopAndBottom/>
            <wp:docPr id="9" name="図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10" descr=""/>
                    <pic:cNvPicPr>
                      <a:picLocks noChangeAspect="1" noChangeArrowheads="1"/>
                    </pic:cNvPicPr>
                  </pic:nvPicPr>
                  <pic:blipFill>
                    <a:blip r:embed="rId10"/>
                    <a:stretch>
                      <a:fillRect/>
                    </a:stretch>
                  </pic:blipFill>
                  <pic:spPr bwMode="auto">
                    <a:xfrm>
                      <a:off x="0" y="0"/>
                      <a:ext cx="5420995" cy="5024120"/>
                    </a:xfrm>
                    <a:prstGeom prst="rect">
                      <a:avLst/>
                    </a:prstGeom>
                  </pic:spPr>
                </pic:pic>
              </a:graphicData>
            </a:graphic>
          </wp:anchor>
        </w:drawing>
      </w:r>
      <w:r>
        <w:rPr/>
        <w:t>POST</w:t>
      </w:r>
    </w:p>
    <w:p>
      <w:pPr>
        <w:pStyle w:val="Normal"/>
        <w:ind w:left="765" w:hanging="0"/>
        <w:rPr/>
      </w:pPr>
      <w:r>
        <w:rPr/>
      </w:r>
    </w:p>
    <w:p>
      <w:pPr>
        <w:pStyle w:val="Normal"/>
        <w:ind w:left="400" w:hanging="0"/>
        <w:rPr/>
      </w:pPr>
      <w:r>
        <w:rPr/>
        <w:t>(3)</w:t>
      </w:r>
      <w:r>
        <w:rPr/>
        <w:t>画面遷移とコントローラクラスのメソッドとの関係</w:t>
      </w:r>
    </w:p>
    <w:p>
      <w:pPr>
        <w:pStyle w:val="Normal"/>
        <w:ind w:left="765" w:hanging="0"/>
        <w:rPr/>
      </w:pPr>
      <w:r>
        <w:rPr/>
        <w:t>変更処理は、</w:t>
      </w:r>
      <w:r>
        <w:rPr/>
        <w:t>{xxx}UpdateController</w:t>
      </w:r>
      <w:r>
        <w:rPr/>
        <w:t>クラスで実装する。</w:t>
      </w:r>
      <w:r>
        <w:rPr/>
        <w:t>{xxx}</w:t>
      </w:r>
      <w:r>
        <w:rPr/>
        <w:t>の部分は機能により変化。</w:t>
      </w:r>
    </w:p>
    <w:p>
      <w:pPr>
        <w:pStyle w:val="Normal"/>
        <w:ind w:left="400" w:hanging="0"/>
        <w:rPr/>
      </w:pPr>
      <w:r>
        <w:rPr/>
        <w:drawing>
          <wp:anchor behindDoc="0" distT="0" distB="0" distL="114300" distR="114300" simplePos="0" locked="0" layoutInCell="0" allowOverlap="1" relativeHeight="48">
            <wp:simplePos x="0" y="0"/>
            <wp:positionH relativeFrom="column">
              <wp:posOffset>369570</wp:posOffset>
            </wp:positionH>
            <wp:positionV relativeFrom="paragraph">
              <wp:posOffset>238125</wp:posOffset>
            </wp:positionV>
            <wp:extent cx="5404485" cy="5228590"/>
            <wp:effectExtent l="0" t="0" r="0" b="0"/>
            <wp:wrapTopAndBottom/>
            <wp:docPr id="10" name="図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5" descr=""/>
                    <pic:cNvPicPr>
                      <a:picLocks noChangeAspect="1" noChangeArrowheads="1"/>
                    </pic:cNvPicPr>
                  </pic:nvPicPr>
                  <pic:blipFill>
                    <a:blip r:embed="rId11"/>
                    <a:stretch>
                      <a:fillRect/>
                    </a:stretch>
                  </pic:blipFill>
                  <pic:spPr bwMode="auto">
                    <a:xfrm>
                      <a:off x="0" y="0"/>
                      <a:ext cx="5404485" cy="5228590"/>
                    </a:xfrm>
                    <a:prstGeom prst="rect">
                      <a:avLst/>
                    </a:prstGeom>
                  </pic:spPr>
                </pic:pic>
              </a:graphicData>
            </a:graphic>
          </wp:anchor>
        </w:drawing>
      </w:r>
    </w:p>
    <w:p>
      <w:pPr>
        <w:pStyle w:val="Normal"/>
        <w:widowControl/>
        <w:spacing w:lineRule="auto" w:line="240"/>
        <w:ind w:left="0" w:hanging="0"/>
        <w:jc w:val="left"/>
        <w:rPr/>
      </w:pPr>
      <w:r>
        <w:rPr/>
      </w:r>
      <w:r>
        <w:br w:type="page"/>
      </w:r>
    </w:p>
    <w:p>
      <w:pPr>
        <w:pStyle w:val="2"/>
        <w:spacing w:before="0" w:after="145"/>
        <w:rPr/>
      </w:pPr>
      <w:bookmarkStart w:id="16" w:name="_Toc64295497"/>
      <w:r>
        <w:rPr/>
        <w:t>削除処理の構造</w:t>
      </w:r>
      <w:bookmarkEnd w:id="16"/>
    </w:p>
    <w:p>
      <w:pPr>
        <w:pStyle w:val="Normal"/>
        <w:ind w:left="765" w:hanging="0"/>
        <w:rPr/>
      </w:pPr>
      <w:r>
        <w:rPr/>
        <w:t>下記の機能については、同様の構造とすることでメンテナンス性を高める。</w:t>
      </w:r>
    </w:p>
    <w:p>
      <w:pPr>
        <w:pStyle w:val="Normal"/>
        <w:ind w:left="765" w:hanging="0"/>
        <w:rPr/>
      </w:pPr>
      <w:r>
        <w:rPr/>
        <w:t xml:space="preserve">(1) </w:t>
      </w:r>
      <w:r>
        <w:rPr/>
        <w:t>対象機能</w:t>
      </w:r>
    </w:p>
    <w:p>
      <w:pPr>
        <w:pStyle w:val="Normal"/>
        <w:ind w:left="765" w:firstLine="191"/>
        <w:rPr/>
      </w:pPr>
      <w:r>
        <w:rPr/>
        <w:t xml:space="preserve">2-9 </w:t>
      </w:r>
      <w:r>
        <w:rPr/>
        <w:t>商品削除</w:t>
      </w:r>
    </w:p>
    <w:p>
      <w:pPr>
        <w:pStyle w:val="Normal"/>
        <w:ind w:left="765" w:firstLine="191"/>
        <w:rPr/>
      </w:pPr>
      <w:r>
        <w:rPr/>
        <w:t xml:space="preserve">3-5 </w:t>
      </w:r>
      <w:r>
        <w:rPr/>
        <w:t>カテゴリ削除</w:t>
      </w:r>
    </w:p>
    <w:p>
      <w:pPr>
        <w:pStyle w:val="Normal"/>
        <w:ind w:left="765" w:firstLine="191"/>
        <w:rPr/>
      </w:pPr>
      <w:r>
        <w:rPr/>
        <w:t xml:space="preserve">6-5 </w:t>
      </w:r>
      <w:r>
        <w:rPr/>
        <w:t>会員削除</w:t>
      </w:r>
    </w:p>
    <w:p>
      <w:pPr>
        <w:pStyle w:val="Normal"/>
        <w:ind w:left="765" w:hanging="0"/>
        <w:rPr/>
      </w:pPr>
      <w:r>
        <w:rPr/>
        <w:t xml:space="preserve">(2) </w:t>
      </w:r>
      <w:r>
        <w:rPr/>
        <w:t>構造図              凡例  △：</w:t>
      </w:r>
      <w:r>
        <w:rPr/>
        <w:t>GET</w:t>
      </w:r>
      <w:r>
        <w:rPr/>
        <w:t>、○：</w:t>
      </w:r>
      <w:r>
        <w:rPr/>
        <w:t>POST</w:t>
      </w:r>
    </w:p>
    <w:p>
      <w:pPr>
        <w:pStyle w:val="Normal"/>
        <w:ind w:left="765" w:hanging="0"/>
        <w:rPr/>
      </w:pPr>
      <w:r>
        <w:rPr/>
        <w:drawing>
          <wp:anchor behindDoc="0" distT="0" distB="0" distL="114300" distR="114300" simplePos="0" locked="0" layoutInCell="0" allowOverlap="1" relativeHeight="49">
            <wp:simplePos x="0" y="0"/>
            <wp:positionH relativeFrom="margin">
              <wp:align>center</wp:align>
            </wp:positionH>
            <wp:positionV relativeFrom="paragraph">
              <wp:posOffset>319405</wp:posOffset>
            </wp:positionV>
            <wp:extent cx="5796915" cy="3869055"/>
            <wp:effectExtent l="0" t="0" r="0" b="0"/>
            <wp:wrapTopAndBottom/>
            <wp:docPr id="11" name="図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6" descr=""/>
                    <pic:cNvPicPr>
                      <a:picLocks noChangeAspect="1" noChangeArrowheads="1"/>
                    </pic:cNvPicPr>
                  </pic:nvPicPr>
                  <pic:blipFill>
                    <a:blip r:embed="rId12"/>
                    <a:stretch>
                      <a:fillRect/>
                    </a:stretch>
                  </pic:blipFill>
                  <pic:spPr bwMode="auto">
                    <a:xfrm>
                      <a:off x="0" y="0"/>
                      <a:ext cx="5796915" cy="3869055"/>
                    </a:xfrm>
                    <a:prstGeom prst="rect">
                      <a:avLst/>
                    </a:prstGeom>
                  </pic:spPr>
                </pic:pic>
              </a:graphicData>
            </a:graphic>
          </wp:anchor>
        </w:drawing>
      </w:r>
    </w:p>
    <w:p>
      <w:pPr>
        <w:pStyle w:val="Normal"/>
        <w:ind w:left="765" w:hanging="0"/>
        <w:rPr/>
      </w:pPr>
      <w:r>
        <w:rPr/>
      </w:r>
    </w:p>
    <w:p>
      <w:pPr>
        <w:pStyle w:val="Normal"/>
        <w:ind w:left="765" w:hanging="0"/>
        <w:rPr/>
      </w:pPr>
      <w:r>
        <w:rPr/>
      </w:r>
    </w:p>
    <w:p>
      <w:pPr>
        <w:pStyle w:val="Normal"/>
        <w:widowControl/>
        <w:spacing w:lineRule="auto" w:line="240"/>
        <w:ind w:left="0" w:hanging="0"/>
        <w:jc w:val="left"/>
        <w:rPr/>
      </w:pPr>
      <w:r>
        <w:rPr/>
      </w:r>
      <w:r>
        <w:br w:type="page"/>
      </w:r>
    </w:p>
    <w:p>
      <w:pPr>
        <w:pStyle w:val="Normal"/>
        <w:ind w:left="400" w:hanging="0"/>
        <w:rPr/>
      </w:pPr>
      <w:r>
        <w:rPr/>
        <w:t>(3)</w:t>
      </w:r>
      <w:r>
        <w:rPr/>
        <w:t>画面遷移とコントローラクラスのメソッドとの関係</w:t>
      </w:r>
    </w:p>
    <w:p>
      <w:pPr>
        <w:pStyle w:val="Normal"/>
        <w:ind w:left="765" w:hanging="0"/>
        <w:rPr/>
      </w:pPr>
      <w:r>
        <w:drawing>
          <wp:anchor behindDoc="0" distT="0" distB="0" distL="114300" distR="114300" simplePos="0" locked="0" layoutInCell="0" allowOverlap="1" relativeHeight="50">
            <wp:simplePos x="0" y="0"/>
            <wp:positionH relativeFrom="margin">
              <wp:align>center</wp:align>
            </wp:positionH>
            <wp:positionV relativeFrom="paragraph">
              <wp:posOffset>393700</wp:posOffset>
            </wp:positionV>
            <wp:extent cx="5499735" cy="3747135"/>
            <wp:effectExtent l="0" t="0" r="0" b="0"/>
            <wp:wrapTopAndBottom/>
            <wp:docPr id="12" name="図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8" descr=""/>
                    <pic:cNvPicPr>
                      <a:picLocks noChangeAspect="1" noChangeArrowheads="1"/>
                    </pic:cNvPicPr>
                  </pic:nvPicPr>
                  <pic:blipFill>
                    <a:blip r:embed="rId13"/>
                    <a:stretch>
                      <a:fillRect/>
                    </a:stretch>
                  </pic:blipFill>
                  <pic:spPr bwMode="auto">
                    <a:xfrm>
                      <a:off x="0" y="0"/>
                      <a:ext cx="5499735" cy="3747135"/>
                    </a:xfrm>
                    <a:prstGeom prst="rect">
                      <a:avLst/>
                    </a:prstGeom>
                  </pic:spPr>
                </pic:pic>
              </a:graphicData>
            </a:graphic>
          </wp:anchor>
        </w:drawing>
      </w:r>
      <w:r>
        <w:rPr/>
        <w:t xml:space="preserve">   </w:t>
      </w:r>
      <w:r>
        <w:rPr/>
        <w:t>削除処理は、</w:t>
      </w:r>
      <w:r>
        <w:rPr/>
        <w:t>{xxx}DeleteController</w:t>
      </w:r>
      <w:r>
        <w:rPr/>
        <w:t>クラスで実装する。</w:t>
      </w:r>
      <w:r>
        <w:rPr/>
        <w:t>{xxx}</w:t>
      </w:r>
      <w:r>
        <w:rPr/>
        <w:t>の部分は機能により変化。</w:t>
      </w:r>
    </w:p>
    <w:p>
      <w:pPr>
        <w:pStyle w:val="Normal"/>
        <w:ind w:left="765" w:hanging="0"/>
        <w:rPr/>
      </w:pPr>
      <w:r>
        <w:rPr/>
      </w:r>
    </w:p>
    <w:p>
      <w:pPr>
        <w:pStyle w:val="Normal"/>
        <w:ind w:left="765" w:hanging="0"/>
        <w:rPr/>
      </w:pPr>
      <w:r>
        <w:rPr/>
      </w:r>
    </w:p>
    <w:p>
      <w:pPr>
        <w:pStyle w:val="Normal"/>
        <w:widowControl/>
        <w:spacing w:lineRule="auto" w:line="240"/>
        <w:ind w:left="0" w:hanging="0"/>
        <w:jc w:val="left"/>
        <w:rPr/>
      </w:pPr>
      <w:r>
        <w:rPr/>
      </w:r>
      <w:r>
        <w:br w:type="page"/>
      </w:r>
    </w:p>
    <w:p>
      <w:pPr>
        <w:pStyle w:val="2"/>
        <w:spacing w:before="0" w:after="145"/>
        <w:rPr/>
      </w:pPr>
      <w:bookmarkStart w:id="17" w:name="_Toc64295498"/>
      <w:r>
        <w:rPr/>
        <w:t>買い物かごの構造</w:t>
      </w:r>
      <w:bookmarkEnd w:id="17"/>
    </w:p>
    <w:p>
      <w:pPr>
        <w:pStyle w:val="Normal"/>
        <w:ind w:left="765" w:hanging="0"/>
        <w:rPr/>
      </w:pPr>
      <w:r>
        <w:rPr/>
        <w:t>・買い物かごは、</w:t>
      </w:r>
      <w:r>
        <w:rPr/>
        <w:t>BasketCustomerController</w:t>
      </w:r>
      <w:r>
        <w:rPr/>
        <w:t>クラスで実装する。</w:t>
      </w:r>
    </w:p>
    <w:p>
      <w:pPr>
        <w:pStyle w:val="Normal"/>
        <w:ind w:left="765" w:hanging="0"/>
        <w:rPr/>
      </w:pPr>
      <w:r>
        <w:rPr/>
        <w:t>・買い物かご情報は、</w:t>
      </w:r>
      <w:r>
        <w:rPr/>
        <w:t>SessionAttribute</w:t>
      </w:r>
      <w:r>
        <w:rPr/>
        <w:t>で維持し、ログアウト処理、退会処理で削除する</w:t>
      </w:r>
    </w:p>
    <w:p>
      <w:pPr>
        <w:pStyle w:val="Normal"/>
        <w:ind w:left="765" w:hanging="0"/>
        <w:rPr/>
      </w:pPr>
      <w:r>
        <w:rPr/>
        <w:t xml:space="preserve">(2) </w:t>
      </w:r>
      <w:r>
        <w:rPr/>
        <w:t>画面遷移とコントローラクラスのメソッドとの関係     凡例  △：</w:t>
      </w:r>
      <w:r>
        <w:rPr/>
        <w:t>GET</w:t>
      </w:r>
      <w:r>
        <w:rPr/>
        <w:t>、○：</w:t>
      </w:r>
      <w:r>
        <w:rPr/>
        <w:t>POST</w:t>
      </w:r>
    </w:p>
    <w:p>
      <w:pPr>
        <w:pStyle w:val="Normal"/>
        <w:ind w:left="765" w:hanging="0"/>
        <w:rPr/>
      </w:pPr>
      <w:r>
        <w:rPr/>
        <w:drawing>
          <wp:anchor behindDoc="0" distT="0" distB="0" distL="114300" distR="114300" simplePos="0" locked="0" layoutInCell="0" allowOverlap="1" relativeHeight="51">
            <wp:simplePos x="0" y="0"/>
            <wp:positionH relativeFrom="margin">
              <wp:posOffset>544830</wp:posOffset>
            </wp:positionH>
            <wp:positionV relativeFrom="paragraph">
              <wp:posOffset>354965</wp:posOffset>
            </wp:positionV>
            <wp:extent cx="5399405" cy="6113145"/>
            <wp:effectExtent l="0" t="0" r="0" b="0"/>
            <wp:wrapTopAndBottom/>
            <wp:docPr id="13" name="図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9" descr=""/>
                    <pic:cNvPicPr>
                      <a:picLocks noChangeAspect="1" noChangeArrowheads="1"/>
                    </pic:cNvPicPr>
                  </pic:nvPicPr>
                  <pic:blipFill>
                    <a:blip r:embed="rId14"/>
                    <a:stretch>
                      <a:fillRect/>
                    </a:stretch>
                  </pic:blipFill>
                  <pic:spPr bwMode="auto">
                    <a:xfrm>
                      <a:off x="0" y="0"/>
                      <a:ext cx="5399405" cy="6113145"/>
                    </a:xfrm>
                    <a:prstGeom prst="rect">
                      <a:avLst/>
                    </a:prstGeom>
                  </pic:spPr>
                </pic:pic>
              </a:graphicData>
            </a:graphic>
          </wp:anchor>
        </w:drawing>
      </w:r>
      <w:r>
        <w:br w:type="page"/>
      </w:r>
    </w:p>
    <w:p>
      <w:pPr>
        <w:pStyle w:val="2"/>
        <w:spacing w:before="0" w:after="145"/>
        <w:rPr/>
      </w:pPr>
      <w:bookmarkStart w:id="18" w:name="_Toc64295499"/>
      <w:r>
        <w:rPr/>
        <w:t>注文登録処理の構造</w:t>
      </w:r>
      <w:bookmarkEnd w:id="18"/>
    </w:p>
    <w:p>
      <w:pPr>
        <w:pStyle w:val="Normal"/>
        <w:ind w:left="765" w:hanging="0"/>
        <w:rPr/>
      </w:pPr>
      <w:r>
        <w:rPr/>
        <w:t>・「戻る」ボタン押下時に</w:t>
      </w:r>
      <w:r>
        <w:rPr/>
        <w:t>URL</w:t>
      </w:r>
      <w:r>
        <w:rPr/>
        <w:t>維持、入力値、入力チェック結果を維持できるようにする。</w:t>
      </w:r>
    </w:p>
    <w:p>
      <w:pPr>
        <w:pStyle w:val="Normal"/>
        <w:ind w:left="765" w:hanging="0"/>
        <w:rPr/>
      </w:pPr>
      <w:r>
        <w:rPr/>
        <w:t>(1)</w:t>
      </w:r>
      <w:r>
        <w:rPr/>
        <w:t>構造図               凡例 △：</w:t>
      </w:r>
      <w:r>
        <w:rPr/>
        <w:t>GET</w:t>
      </w:r>
      <w:r>
        <w:rPr/>
        <w:t>、○：</w:t>
      </w:r>
      <w:r>
        <w:rPr/>
        <w:t>POST</w:t>
      </w:r>
    </w:p>
    <w:p>
      <w:pPr>
        <w:pStyle w:val="Normal"/>
        <w:ind w:left="765" w:hanging="0"/>
        <w:rPr/>
      </w:pPr>
      <w:r>
        <w:rPr/>
        <w:drawing>
          <wp:anchor behindDoc="0" distT="0" distB="0" distL="114300" distR="114300" simplePos="0" locked="0" layoutInCell="0" allowOverlap="1" relativeHeight="52">
            <wp:simplePos x="0" y="0"/>
            <wp:positionH relativeFrom="margin">
              <wp:posOffset>278130</wp:posOffset>
            </wp:positionH>
            <wp:positionV relativeFrom="paragraph">
              <wp:posOffset>347980</wp:posOffset>
            </wp:positionV>
            <wp:extent cx="5527675" cy="5748020"/>
            <wp:effectExtent l="0" t="0" r="0" b="0"/>
            <wp:wrapTopAndBottom/>
            <wp:docPr id="14" name="図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20" descr=""/>
                    <pic:cNvPicPr>
                      <a:picLocks noChangeAspect="1" noChangeArrowheads="1"/>
                    </pic:cNvPicPr>
                  </pic:nvPicPr>
                  <pic:blipFill>
                    <a:blip r:embed="rId15"/>
                    <a:stretch>
                      <a:fillRect/>
                    </a:stretch>
                  </pic:blipFill>
                  <pic:spPr bwMode="auto">
                    <a:xfrm>
                      <a:off x="0" y="0"/>
                      <a:ext cx="5527675" cy="5748020"/>
                    </a:xfrm>
                    <a:prstGeom prst="rect">
                      <a:avLst/>
                    </a:prstGeom>
                  </pic:spPr>
                </pic:pic>
              </a:graphicData>
            </a:graphic>
          </wp:anchor>
        </w:drawing>
      </w:r>
    </w:p>
    <w:p>
      <w:pPr>
        <w:pStyle w:val="Normal"/>
        <w:ind w:left="765" w:hanging="0"/>
        <w:rPr/>
      </w:pPr>
      <w:r>
        <w:rPr/>
      </w:r>
    </w:p>
    <w:p>
      <w:pPr>
        <w:pStyle w:val="Normal"/>
        <w:ind w:left="765" w:hanging="0"/>
        <w:rPr/>
      </w:pPr>
      <w:r>
        <w:rPr/>
      </w:r>
    </w:p>
    <w:p>
      <w:pPr>
        <w:pStyle w:val="Normal"/>
        <w:ind w:left="400" w:hanging="0"/>
        <w:rPr/>
      </w:pPr>
      <w:r>
        <w:rPr/>
        <w:t>(3)</w:t>
      </w:r>
      <w:r>
        <w:rPr/>
        <w:t>画面遷移とコントローラクラスのメソッドとの関係    凡例  △：</w:t>
      </w:r>
      <w:r>
        <w:rPr/>
        <w:t>GET</w:t>
      </w:r>
      <w:r>
        <w:rPr/>
        <w:t>、○：</w:t>
      </w:r>
      <w:r>
        <w:rPr/>
        <w:t>POST</w:t>
      </w:r>
    </w:p>
    <w:p>
      <w:pPr>
        <w:pStyle w:val="Normal"/>
        <w:ind w:left="765" w:hanging="0"/>
        <w:rPr/>
      </w:pPr>
      <w:r>
        <w:drawing>
          <wp:anchor behindDoc="0" distT="0" distB="0" distL="114300" distR="114300" simplePos="0" locked="0" layoutInCell="0" allowOverlap="1" relativeHeight="53">
            <wp:simplePos x="0" y="0"/>
            <wp:positionH relativeFrom="column">
              <wp:posOffset>338455</wp:posOffset>
            </wp:positionH>
            <wp:positionV relativeFrom="paragraph">
              <wp:posOffset>791845</wp:posOffset>
            </wp:positionV>
            <wp:extent cx="5470525" cy="6606540"/>
            <wp:effectExtent l="0" t="0" r="0" b="0"/>
            <wp:wrapTopAndBottom/>
            <wp:docPr id="15" name="図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21" descr=""/>
                    <pic:cNvPicPr>
                      <a:picLocks noChangeAspect="1" noChangeArrowheads="1"/>
                    </pic:cNvPicPr>
                  </pic:nvPicPr>
                  <pic:blipFill>
                    <a:blip r:embed="rId16"/>
                    <a:stretch>
                      <a:fillRect/>
                    </a:stretch>
                  </pic:blipFill>
                  <pic:spPr bwMode="auto">
                    <a:xfrm>
                      <a:off x="0" y="0"/>
                      <a:ext cx="5470525" cy="6606540"/>
                    </a:xfrm>
                    <a:prstGeom prst="rect">
                      <a:avLst/>
                    </a:prstGeom>
                  </pic:spPr>
                </pic:pic>
              </a:graphicData>
            </a:graphic>
          </wp:anchor>
        </w:drawing>
      </w:r>
      <w:r>
        <w:rPr/>
        <w:t>注文登録処理は、</w:t>
      </w:r>
      <w:r>
        <w:rPr/>
        <w:t>OrderRegistCustomerController</w:t>
      </w:r>
      <w:r>
        <w:rPr/>
        <w:t xml:space="preserve">クラスで実装する。   </w:t>
      </w:r>
    </w:p>
    <w:p>
      <w:pPr>
        <w:pStyle w:val="Normal"/>
        <w:ind w:left="765" w:hanging="0"/>
        <w:rPr/>
      </w:pPr>
      <w:r>
        <w:rPr/>
        <w:t xml:space="preserve">   </w:t>
      </w:r>
    </w:p>
    <w:p>
      <w:pPr>
        <w:pStyle w:val="Normal"/>
        <w:ind w:left="765" w:hanging="0"/>
        <w:rPr/>
      </w:pPr>
      <w:r>
        <w:rPr/>
      </w:r>
    </w:p>
    <w:p>
      <w:pPr>
        <w:pStyle w:val="Normal"/>
        <w:widowControl/>
        <w:spacing w:lineRule="auto" w:line="240"/>
        <w:ind w:left="0" w:hanging="0"/>
        <w:jc w:val="left"/>
        <w:rPr/>
      </w:pPr>
      <w:r>
        <w:rPr/>
      </w:r>
      <w:r>
        <w:br w:type="page"/>
      </w:r>
    </w:p>
    <w:p>
      <w:pPr>
        <w:pStyle w:val="2"/>
        <w:spacing w:before="0" w:after="145"/>
        <w:rPr/>
      </w:pPr>
      <w:bookmarkStart w:id="19" w:name="_Toc64295500"/>
      <w:r>
        <w:rPr/>
        <w:t>在庫数の扱い</w:t>
      </w:r>
      <w:bookmarkEnd w:id="19"/>
    </w:p>
    <w:p>
      <w:pPr>
        <w:pStyle w:val="Normal"/>
        <w:ind w:left="765" w:hanging="0"/>
        <w:rPr/>
      </w:pPr>
      <w:r>
        <w:rPr/>
        <w:t>在庫数を扱うタイミングを明確にしておくことで、システム内で不整合が発生しにくい構造にする。</w:t>
      </w:r>
    </w:p>
    <w:p>
      <w:pPr>
        <w:pStyle w:val="Normal"/>
        <w:ind w:left="765" w:hanging="0"/>
        <w:rPr/>
      </w:pPr>
      <w:r>
        <w:drawing>
          <wp:anchor behindDoc="0" distT="0" distB="0" distL="114300" distR="114300" simplePos="0" locked="0" layoutInCell="0" allowOverlap="1" relativeHeight="54">
            <wp:simplePos x="0" y="0"/>
            <wp:positionH relativeFrom="column">
              <wp:posOffset>175260</wp:posOffset>
            </wp:positionH>
            <wp:positionV relativeFrom="paragraph">
              <wp:posOffset>631825</wp:posOffset>
            </wp:positionV>
            <wp:extent cx="5796280" cy="5805170"/>
            <wp:effectExtent l="0" t="0" r="0" b="0"/>
            <wp:wrapTopAndBottom/>
            <wp:docPr id="16" name="図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22" descr=""/>
                    <pic:cNvPicPr>
                      <a:picLocks noChangeAspect="1" noChangeArrowheads="1"/>
                    </pic:cNvPicPr>
                  </pic:nvPicPr>
                  <pic:blipFill>
                    <a:blip r:embed="rId17"/>
                    <a:stretch>
                      <a:fillRect/>
                    </a:stretch>
                  </pic:blipFill>
                  <pic:spPr bwMode="auto">
                    <a:xfrm>
                      <a:off x="0" y="0"/>
                      <a:ext cx="5796280" cy="5805170"/>
                    </a:xfrm>
                    <a:prstGeom prst="rect">
                      <a:avLst/>
                    </a:prstGeom>
                  </pic:spPr>
                </pic:pic>
              </a:graphicData>
            </a:graphic>
          </wp:anchor>
        </w:drawing>
      </w:r>
      <w:r>
        <w:rPr/>
        <w:t xml:space="preserve">(1) </w:t>
      </w:r>
      <w:r>
        <w:rPr/>
        <w:t>商品詳細、買い物かご機能と在庫数の扱い</w:t>
      </w:r>
    </w:p>
    <w:p>
      <w:pPr>
        <w:pStyle w:val="Normal"/>
        <w:ind w:left="765" w:hanging="0"/>
        <w:rPr/>
      </w:pPr>
      <w:r>
        <w:rPr/>
      </w:r>
    </w:p>
    <w:p>
      <w:pPr>
        <w:pStyle w:val="Normal"/>
        <w:ind w:left="765" w:hanging="0"/>
        <w:rPr/>
      </w:pPr>
      <w:r>
        <w:rPr/>
      </w:r>
    </w:p>
    <w:p>
      <w:pPr>
        <w:pStyle w:val="Normal"/>
        <w:ind w:left="765" w:hanging="0"/>
        <w:rPr/>
      </w:pPr>
      <w:r>
        <w:rPr/>
      </w:r>
      <w:r>
        <w:br w:type="page"/>
      </w:r>
    </w:p>
    <w:p>
      <w:pPr>
        <w:pStyle w:val="Normal"/>
        <w:ind w:left="765" w:hanging="0"/>
        <w:jc w:val="right"/>
        <w:rPr/>
      </w:pPr>
      <w:r>
        <w:rPr/>
      </w:r>
    </w:p>
    <w:p>
      <w:pPr>
        <w:pStyle w:val="Normal"/>
        <w:ind w:left="765" w:hanging="0"/>
        <w:rPr/>
      </w:pPr>
      <w:r>
        <w:rPr/>
        <w:t xml:space="preserve">(2) </w:t>
      </w:r>
      <w:r>
        <w:rPr/>
        <w:t>注文登録確認画面と在庫数の扱い</w:t>
      </w:r>
    </w:p>
    <w:p>
      <w:pPr>
        <w:pStyle w:val="Normal"/>
        <w:ind w:left="765" w:hanging="0"/>
        <w:rPr/>
      </w:pPr>
      <w:r>
        <w:drawing>
          <wp:anchor behindDoc="0" distT="0" distB="0" distL="114300" distR="114300" simplePos="0" locked="0" layoutInCell="0" allowOverlap="1" relativeHeight="55">
            <wp:simplePos x="0" y="0"/>
            <wp:positionH relativeFrom="column">
              <wp:posOffset>299085</wp:posOffset>
            </wp:positionH>
            <wp:positionV relativeFrom="paragraph">
              <wp:posOffset>732790</wp:posOffset>
            </wp:positionV>
            <wp:extent cx="5600700" cy="5105400"/>
            <wp:effectExtent l="0" t="0" r="0" b="0"/>
            <wp:wrapTopAndBottom/>
            <wp:docPr id="17" name="図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23" descr=""/>
                    <pic:cNvPicPr>
                      <a:picLocks noChangeAspect="1" noChangeArrowheads="1"/>
                    </pic:cNvPicPr>
                  </pic:nvPicPr>
                  <pic:blipFill>
                    <a:blip r:embed="rId18"/>
                    <a:stretch>
                      <a:fillRect/>
                    </a:stretch>
                  </pic:blipFill>
                  <pic:spPr bwMode="auto">
                    <a:xfrm>
                      <a:off x="0" y="0"/>
                      <a:ext cx="5600700" cy="5105400"/>
                    </a:xfrm>
                    <a:prstGeom prst="rect">
                      <a:avLst/>
                    </a:prstGeom>
                  </pic:spPr>
                </pic:pic>
              </a:graphicData>
            </a:graphic>
          </wp:anchor>
        </w:drawing>
      </w:r>
      <w:r>
        <w:rPr/>
        <w:t>注文対象の商品と商品数を確定するために、在庫数を確認する。</w:t>
      </w:r>
    </w:p>
    <w:p>
      <w:pPr>
        <w:pStyle w:val="Normal"/>
        <w:ind w:left="765" w:hanging="0"/>
        <w:rPr/>
      </w:pPr>
      <w:r>
        <w:rPr/>
      </w:r>
    </w:p>
    <w:p>
      <w:pPr>
        <w:pStyle w:val="Normal"/>
        <w:ind w:left="765" w:hanging="0"/>
        <w:rPr/>
      </w:pPr>
      <w:r>
        <w:rPr/>
      </w:r>
    </w:p>
    <w:p>
      <w:pPr>
        <w:pStyle w:val="Normal"/>
        <w:ind w:left="765" w:hanging="0"/>
        <w:rPr/>
      </w:pPr>
      <w:r>
        <w:rPr/>
      </w:r>
    </w:p>
    <w:p>
      <w:pPr>
        <w:pStyle w:val="Normal"/>
        <w:ind w:left="765" w:hanging="0"/>
        <w:rPr/>
      </w:pPr>
      <w:r>
        <w:rPr/>
      </w:r>
    </w:p>
    <w:p>
      <w:pPr>
        <w:pStyle w:val="Normal"/>
        <w:widowControl/>
        <w:spacing w:lineRule="auto" w:line="240"/>
        <w:ind w:left="0" w:hanging="0"/>
        <w:jc w:val="left"/>
        <w:rPr/>
      </w:pPr>
      <w:r>
        <w:rPr/>
      </w:r>
      <w:r>
        <w:br w:type="page"/>
      </w:r>
    </w:p>
    <w:p>
      <w:pPr>
        <w:pStyle w:val="Normal"/>
        <w:ind w:left="765" w:hanging="0"/>
        <w:jc w:val="right"/>
        <w:rPr/>
      </w:pPr>
      <w:r>
        <w:rPr/>
      </w:r>
    </w:p>
    <w:p>
      <w:pPr>
        <w:pStyle w:val="Normal"/>
        <w:ind w:left="765" w:hanging="0"/>
        <w:rPr/>
      </w:pPr>
      <w:r>
        <w:rPr/>
        <w:t xml:space="preserve">(3) </w:t>
      </w:r>
      <w:r>
        <w:rPr/>
        <w:t>注文情報の反映と在庫数の扱い</w:t>
      </w:r>
    </w:p>
    <w:p>
      <w:pPr>
        <w:pStyle w:val="Normal"/>
        <w:ind w:left="765" w:hanging="0"/>
        <w:rPr/>
      </w:pPr>
      <w:r>
        <w:rPr/>
        <w:drawing>
          <wp:anchor behindDoc="0" distT="0" distB="0" distL="114300" distR="114300" simplePos="0" locked="0" layoutInCell="0" allowOverlap="1" relativeHeight="56">
            <wp:simplePos x="0" y="0"/>
            <wp:positionH relativeFrom="margin">
              <wp:posOffset>219710</wp:posOffset>
            </wp:positionH>
            <wp:positionV relativeFrom="paragraph">
              <wp:posOffset>218440</wp:posOffset>
            </wp:positionV>
            <wp:extent cx="5750560" cy="3596640"/>
            <wp:effectExtent l="0" t="0" r="0" b="0"/>
            <wp:wrapTopAndBottom/>
            <wp:docPr id="18" name="図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24" descr=""/>
                    <pic:cNvPicPr>
                      <a:picLocks noChangeAspect="1" noChangeArrowheads="1"/>
                    </pic:cNvPicPr>
                  </pic:nvPicPr>
                  <pic:blipFill>
                    <a:blip r:embed="rId19"/>
                    <a:stretch>
                      <a:fillRect/>
                    </a:stretch>
                  </pic:blipFill>
                  <pic:spPr bwMode="auto">
                    <a:xfrm>
                      <a:off x="0" y="0"/>
                      <a:ext cx="5750560" cy="3596640"/>
                    </a:xfrm>
                    <a:prstGeom prst="rect">
                      <a:avLst/>
                    </a:prstGeom>
                  </pic:spPr>
                </pic:pic>
              </a:graphicData>
            </a:graphic>
          </wp:anchor>
        </w:drawing>
      </w:r>
    </w:p>
    <w:p>
      <w:pPr>
        <w:pStyle w:val="Normal"/>
        <w:ind w:left="765" w:hanging="0"/>
        <w:rPr/>
      </w:pPr>
      <w:r>
        <w:rPr/>
      </w:r>
    </w:p>
    <w:p>
      <w:pPr>
        <w:pStyle w:val="Normal"/>
        <w:ind w:left="765" w:hanging="0"/>
        <w:rPr/>
      </w:pPr>
      <w:r>
        <w:rPr/>
      </w:r>
    </w:p>
    <w:p>
      <w:pPr>
        <w:pStyle w:val="Normal"/>
        <w:ind w:left="765" w:hanging="0"/>
        <w:rPr/>
      </w:pPr>
      <w:r>
        <w:rPr/>
      </w:r>
    </w:p>
    <w:p>
      <w:pPr>
        <w:pStyle w:val="Normal"/>
        <w:widowControl/>
        <w:spacing w:lineRule="auto" w:line="240"/>
        <w:ind w:left="0" w:hanging="0"/>
        <w:jc w:val="left"/>
        <w:rPr/>
      </w:pPr>
      <w:r>
        <w:rPr/>
      </w:r>
      <w:r>
        <w:br w:type="page"/>
      </w:r>
    </w:p>
    <w:p>
      <w:pPr>
        <w:pStyle w:val="1"/>
        <w:spacing w:before="180" w:after="145"/>
        <w:ind w:left="-2" w:firstLine="1"/>
        <w:rPr/>
      </w:pPr>
      <w:r>
        <w:rPr/>
        <w:t xml:space="preserve"> </w:t>
      </w:r>
      <w:bookmarkStart w:id="20" w:name="_Toc64295501"/>
      <w:r>
        <w:rPr/>
        <w:t>技術的な制約・既知の問題点</w:t>
      </w:r>
      <w:bookmarkEnd w:id="20"/>
    </w:p>
    <w:p>
      <w:pPr>
        <w:pStyle w:val="Normal"/>
        <w:ind w:left="765" w:hanging="0"/>
        <w:rPr/>
      </w:pPr>
      <w:ins w:id="21" w:author="sssPO108@outlook.jp" w:date="2022-02-15T13:27:00Z">
        <w:r>
          <w:rPr/>
          <w:t>以下に示す内容は、改修</w:t>
        </w:r>
      </w:ins>
      <w:ins w:id="22" w:author="sssPO108@outlook.jp" w:date="2022-02-15T13:32:00Z">
        <w:r>
          <w:rPr/>
          <w:t>不要である。</w:t>
        </w:r>
      </w:ins>
    </w:p>
    <w:p>
      <w:pPr>
        <w:pStyle w:val="Normal"/>
        <w:ind w:left="765" w:hanging="0"/>
        <w:rPr/>
      </w:pPr>
      <w:r>
        <w:rPr/>
        <w:t xml:space="preserve">(1) </w:t>
      </w:r>
      <w:r>
        <w:rPr/>
        <w:t>商品登録・商品変更機能について</w:t>
      </w:r>
    </w:p>
    <w:p>
      <w:pPr>
        <w:pStyle w:val="Normal"/>
        <w:ind w:left="765" w:hanging="0"/>
        <w:rPr/>
      </w:pPr>
      <w:r>
        <w:rPr/>
        <w:t>商品登録、商品変更の入力画面で商品画像ファイルを選択し、確認画面へ遷移。</w:t>
      </w:r>
    </w:p>
    <w:p>
      <w:pPr>
        <w:pStyle w:val="Normal"/>
        <w:ind w:left="765" w:hanging="0"/>
        <w:rPr/>
      </w:pPr>
      <w:r>
        <w:rPr/>
        <w:t>確認画面で「戻る」ボタンを押し、入力画面に遷移する場合、最初に選択した画像ファイル名が維持できない。</w:t>
      </w:r>
    </w:p>
    <w:p>
      <w:pPr>
        <w:pStyle w:val="Normal"/>
        <w:ind w:left="765" w:hanging="0"/>
        <w:rPr/>
      </w:pPr>
      <w:r>
        <w:rPr/>
        <w:t xml:space="preserve">(2) </w:t>
      </w:r>
      <w:r>
        <w:rPr/>
        <w:t>商品一覧画面の検索条件・表示順条件について</w:t>
      </w:r>
    </w:p>
    <w:p>
      <w:pPr>
        <w:pStyle w:val="Normal"/>
        <w:ind w:left="765" w:hanging="0"/>
        <w:rPr/>
      </w:pPr>
      <w:r>
        <w:rPr/>
        <w:t>商品一覧画面で、カテゴリ別・表示順変更を行った後、商品詳細画面に遷移、</w:t>
      </w:r>
    </w:p>
    <w:p>
      <w:pPr>
        <w:pStyle w:val="Normal"/>
        <w:ind w:left="765" w:hanging="0"/>
        <w:rPr/>
      </w:pPr>
      <w:r>
        <w:rPr/>
        <w:t>その後「戻る」ボタンで、商品一覧画面に戻った場合、条件が維持できない。</w:t>
      </w:r>
    </w:p>
    <w:p>
      <w:pPr>
        <w:pStyle w:val="Normal"/>
        <w:ind w:left="765" w:hanging="0"/>
        <w:rPr/>
      </w:pPr>
      <w:r>
        <w:rPr/>
        <w:t xml:space="preserve">(3) </w:t>
      </w:r>
      <w:r>
        <w:rPr/>
        <w:t>カテゴリ別検索の条件について</w:t>
      </w:r>
    </w:p>
    <w:p>
      <w:pPr>
        <w:pStyle w:val="Normal"/>
        <w:ind w:left="765" w:hanging="0"/>
        <w:rPr/>
      </w:pPr>
      <w:r>
        <w:rPr/>
        <w:t>カテゴリ別検索を行った後、カテゴリ別検索フォームの初期値が維持できない。</w:t>
      </w:r>
    </w:p>
    <w:p>
      <w:pPr>
        <w:pStyle w:val="Normal"/>
        <w:ind w:left="765" w:hanging="0"/>
        <w:rPr/>
      </w:pPr>
      <w:r>
        <w:rPr/>
        <w:t xml:space="preserve">(4) </w:t>
      </w:r>
      <w:r>
        <w:rPr/>
        <w:t>入力チェックについて</w:t>
      </w:r>
    </w:p>
    <w:p>
      <w:pPr>
        <w:pStyle w:val="Normal"/>
        <w:ind w:left="765" w:hanging="0"/>
        <w:rPr/>
      </w:pPr>
      <w:r>
        <w:rPr/>
        <w:t>必須入力の入力欄に、全角空白文字のみを入力しても、未入力と判断されない。</w:t>
      </w:r>
    </w:p>
    <w:p>
      <w:pPr>
        <w:pStyle w:val="Normal"/>
        <w:ind w:left="765" w:hanging="0"/>
        <w:rPr/>
      </w:pPr>
      <w:r>
        <w:rPr/>
        <w:t xml:space="preserve">(5) </w:t>
      </w:r>
      <w:r>
        <w:rPr/>
        <w:t>退会後の処理について</w:t>
      </w:r>
    </w:p>
    <w:p>
      <w:pPr>
        <w:pStyle w:val="Normal"/>
        <w:ind w:left="765" w:hanging="0"/>
        <w:rPr/>
      </w:pPr>
      <w:r>
        <w:rPr/>
        <w:t>一般会員の退会後、完了画面でリロード（再読み込み）をすると、エラーが発生する</w:t>
      </w:r>
      <w:del w:id="23" w:author="sssPO108@outlook.jp" w:date="2022-02-22T11:45:00Z">
        <w:r>
          <w:rPr/>
          <w:delText>場合がある</w:delText>
        </w:r>
      </w:del>
      <w:r>
        <w:rPr/>
        <w:t>。</w:t>
      </w:r>
    </w:p>
    <w:p>
      <w:pPr>
        <w:pStyle w:val="Normal"/>
        <w:ind w:left="765" w:hanging="0"/>
        <w:rPr/>
      </w:pPr>
      <w:ins w:id="24" w:author="sssPO108@outlook.jp" w:date="2022-02-22T11:45:00Z">
        <w:r>
          <w:rPr/>
          <w:t xml:space="preserve">(6) </w:t>
        </w:r>
      </w:ins>
      <w:ins w:id="25" w:author="sssPO108@outlook.jp" w:date="2022-02-22T11:45:00Z">
        <w:r>
          <w:rPr/>
          <w:t>登録後の処理について</w:t>
        </w:r>
      </w:ins>
    </w:p>
    <w:p>
      <w:pPr>
        <w:pStyle w:val="Normal"/>
        <w:ind w:left="765" w:hanging="0"/>
        <w:rPr/>
      </w:pPr>
      <w:ins w:id="27" w:author="sssPO108@outlook.jp" w:date="2022-02-22T11:45:00Z">
        <w:r>
          <w:rPr/>
          <w:t>会員の登録後、完了画面でリロード（再読み込み）をすると、エラーが発生する。</w:t>
        </w:r>
      </w:ins>
    </w:p>
    <w:p>
      <w:pPr>
        <w:pStyle w:val="Normal"/>
        <w:ind w:left="765" w:hanging="0"/>
        <w:rPr/>
      </w:pPr>
      <w:r>
        <w:rPr/>
        <w:t>(</w:t>
      </w:r>
      <w:del w:id="28" w:author="sssPO108@outlook.jp" w:date="2022-02-24T11:35:00Z">
        <w:r>
          <w:rPr/>
          <w:delText>6</w:delText>
        </w:r>
      </w:del>
      <w:ins w:id="29" w:author="sssPO108@outlook.jp" w:date="2022-02-24T11:35:00Z">
        <w:r>
          <w:rPr/>
          <w:t>7</w:t>
        </w:r>
      </w:ins>
      <w:r>
        <w:rPr/>
        <w:t xml:space="preserve">) </w:t>
      </w:r>
      <w:r>
        <w:rPr/>
        <w:t>ファイルアップロード機能について</w:t>
      </w:r>
    </w:p>
    <w:p>
      <w:pPr>
        <w:pStyle w:val="Normal"/>
        <w:ind w:left="765" w:hanging="0"/>
        <w:rPr/>
      </w:pPr>
      <w:r>
        <w:rPr/>
        <w:t>画像のアップロード処理を実行した際に、画面上にアップロードしたファイルが即時に反映されない場合がある。この問題は、サーバーにアップロードされたファイルが</w:t>
      </w:r>
      <w:r>
        <w:rPr/>
        <w:t>Eclipse</w:t>
      </w:r>
      <w:r>
        <w:rPr/>
        <w:t>中のデータ保存場所と同期されていないことが原因のため、対処を不要とする。なお、</w:t>
      </w:r>
      <w:r>
        <w:rPr/>
        <w:t>Eclipse</w:t>
      </w:r>
      <w:r>
        <w:rPr/>
        <w:t>からプロジェクトをリフレッシュした場合、問題なく反映される。</w:t>
      </w:r>
    </w:p>
    <w:p>
      <w:pPr>
        <w:pStyle w:val="Normal"/>
        <w:ind w:left="765" w:hanging="0"/>
        <w:rPr/>
      </w:pPr>
      <w:r>
        <w:rPr/>
      </w:r>
    </w:p>
    <w:sectPr>
      <w:headerReference w:type="default" r:id="rId20"/>
      <w:footerReference w:type="default" r:id="rId21"/>
      <w:type w:val="nextPage"/>
      <w:pgSz w:w="11906" w:h="16838"/>
      <w:pgMar w:left="1077" w:right="1077" w:gutter="0" w:header="851" w:top="1440" w:footer="567" w:bottom="1440"/>
      <w:pgNumType w:start="0" w:fmt="decimal"/>
      <w:formProt w:val="false"/>
      <w:textDirection w:val="lrTb"/>
      <w:docGrid w:type="linesAndChars" w:linePitch="290"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メイリオ">
    <w:charset w:val="80"/>
    <w:family w:val="roman"/>
    <w:pitch w:val="variable"/>
  </w:font>
  <w:font w:name="ＭＳ ゴシック">
    <w:charset w:val="80"/>
    <w:family w:val="roman"/>
    <w:pitch w:val="variable"/>
  </w:font>
  <w:font w:name="Century">
    <w:charset w:val="80"/>
    <w:family w:val="roman"/>
    <w:pitch w:val="variable"/>
  </w:font>
  <w:font w:name="Liberation Sans">
    <w:altName w:val="Arial"/>
    <w:charset w:val="80"/>
    <w:family w:val="roman"/>
    <w:pitch w:val="variable"/>
  </w:font>
  <w:font w:name="Lucida Console">
    <w:charset w:val="80"/>
    <w:family w:val="roman"/>
    <w:pitch w:val="variable"/>
  </w:font>
  <w:font w:name="ＭＳ Ｐゴシック">
    <w:charset w:val="80"/>
    <w:family w:val="roman"/>
    <w:pitch w:val="variable"/>
  </w:font>
  <w:font w:name="メイリオ">
    <w:charset w:val="01"/>
    <w:family w:val="modern"/>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62356533"/>
    </w:sdtPr>
    <w:sdtContent>
      <w:p>
        <w:pPr>
          <w:pStyle w:val="Style29"/>
          <w:ind w:left="840" w:hanging="0"/>
          <w:jc w:val="center"/>
          <w:rPr/>
        </w:pPr>
        <w:r>
          <w:rPr/>
          <w:fldChar w:fldCharType="begin"/>
        </w:r>
        <w:r>
          <w:rPr/>
          <w:instrText> PAGE </w:instrText>
        </w:r>
        <w:r>
          <w:rPr/>
          <w:fldChar w:fldCharType="separate"/>
        </w:r>
        <w:r>
          <w:rPr/>
          <w:t>25</w:t>
        </w:r>
        <w:r>
          <w:rPr/>
          <w:fldChar w:fldCharType="end"/>
        </w:r>
      </w:p>
    </w:sdtContent>
  </w:sdt>
  <w:p>
    <w:pPr>
      <w:pStyle w:val="Style29"/>
      <w:ind w:left="0" w:hanging="0"/>
      <w:jc w:val="center"/>
      <w:rPr>
        <w:b/>
        <w:b/>
      </w:rPr>
    </w:pPr>
    <w:r>
      <w:rPr>
        <w:b/>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ind w:left="0" w:hanging="0"/>
      <w:jc w:val="right"/>
      <w:rPr/>
    </w:pPr>
    <w:r>
      <w:rPr/>
      <w:drawing>
        <wp:anchor behindDoc="1" distT="0" distB="0" distL="0" distR="0" simplePos="0" locked="0" layoutInCell="0" allowOverlap="1" relativeHeight="38">
          <wp:simplePos x="0" y="0"/>
          <wp:positionH relativeFrom="column">
            <wp:posOffset>-409575</wp:posOffset>
          </wp:positionH>
          <wp:positionV relativeFrom="paragraph">
            <wp:posOffset>-297180</wp:posOffset>
          </wp:positionV>
          <wp:extent cx="2409825" cy="442595"/>
          <wp:effectExtent l="0" t="0" r="0" b="0"/>
          <wp:wrapNone/>
          <wp:docPr id="19" name="イメージ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イメージ1" descr=""/>
                  <pic:cNvPicPr>
                    <a:picLocks noChangeAspect="1" noChangeArrowheads="1"/>
                  </pic:cNvPicPr>
                </pic:nvPicPr>
                <pic:blipFill>
                  <a:blip r:embed="rId1"/>
                  <a:stretch>
                    <a:fillRect/>
                  </a:stretch>
                </pic:blipFill>
                <pic:spPr bwMode="auto">
                  <a:xfrm>
                    <a:off x="0" y="0"/>
                    <a:ext cx="2409825" cy="44259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FullWidth"/>
      <w:suff w:val="nothing"/>
      <w:lvlText w:val="%1"/>
      <w:lvlJc w:val="left"/>
      <w:pPr>
        <w:tabs>
          <w:tab w:val="num" w:pos="0"/>
        </w:tabs>
        <w:ind w:left="0" w:hanging="0"/>
      </w:pPr>
    </w:lvl>
    <w:lvl w:ilvl="1">
      <w:start w:val="1"/>
      <w:pStyle w:val="2"/>
      <w:numFmt w:val="decimalFullWidth"/>
      <w:suff w:val="nothing"/>
      <w:lvlText w:val="%1-%2"/>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6"/>
      <w:numFmt w:val="bullet"/>
      <w:lvlText w:val="-"/>
      <w:lvlJc w:val="left"/>
      <w:pPr>
        <w:tabs>
          <w:tab w:val="num" w:pos="0"/>
        </w:tabs>
        <w:ind w:left="1407" w:hanging="360"/>
      </w:pPr>
      <w:rPr>
        <w:rFonts w:ascii="メイリオ" w:hAnsi="メイリオ" w:cs="メイリオ" w:hint="default"/>
      </w:rPr>
    </w:lvl>
    <w:lvl w:ilvl="1">
      <w:start w:val="1"/>
      <w:numFmt w:val="bullet"/>
      <w:lvlText w:val=""/>
      <w:lvlJc w:val="left"/>
      <w:pPr>
        <w:tabs>
          <w:tab w:val="num" w:pos="0"/>
        </w:tabs>
        <w:ind w:left="1887" w:hanging="420"/>
      </w:pPr>
      <w:rPr>
        <w:rFonts w:ascii="Wingdings" w:hAnsi="Wingdings" w:cs="Wingdings" w:hint="default"/>
      </w:rPr>
    </w:lvl>
    <w:lvl w:ilvl="2">
      <w:start w:val="1"/>
      <w:numFmt w:val="bullet"/>
      <w:lvlText w:val=""/>
      <w:lvlJc w:val="left"/>
      <w:pPr>
        <w:tabs>
          <w:tab w:val="num" w:pos="0"/>
        </w:tabs>
        <w:ind w:left="2307" w:hanging="420"/>
      </w:pPr>
      <w:rPr>
        <w:rFonts w:ascii="Wingdings" w:hAnsi="Wingdings" w:cs="Wingdings" w:hint="default"/>
      </w:rPr>
    </w:lvl>
    <w:lvl w:ilvl="3">
      <w:start w:val="1"/>
      <w:numFmt w:val="bullet"/>
      <w:lvlText w:val=""/>
      <w:lvlJc w:val="left"/>
      <w:pPr>
        <w:tabs>
          <w:tab w:val="num" w:pos="0"/>
        </w:tabs>
        <w:ind w:left="2727" w:hanging="420"/>
      </w:pPr>
      <w:rPr>
        <w:rFonts w:ascii="Wingdings" w:hAnsi="Wingdings" w:cs="Wingdings" w:hint="default"/>
      </w:rPr>
    </w:lvl>
    <w:lvl w:ilvl="4">
      <w:start w:val="1"/>
      <w:numFmt w:val="bullet"/>
      <w:lvlText w:val=""/>
      <w:lvlJc w:val="left"/>
      <w:pPr>
        <w:tabs>
          <w:tab w:val="num" w:pos="0"/>
        </w:tabs>
        <w:ind w:left="3147" w:hanging="420"/>
      </w:pPr>
      <w:rPr>
        <w:rFonts w:ascii="Wingdings" w:hAnsi="Wingdings" w:cs="Wingdings" w:hint="default"/>
      </w:rPr>
    </w:lvl>
    <w:lvl w:ilvl="5">
      <w:start w:val="1"/>
      <w:numFmt w:val="bullet"/>
      <w:lvlText w:val=""/>
      <w:lvlJc w:val="left"/>
      <w:pPr>
        <w:tabs>
          <w:tab w:val="num" w:pos="0"/>
        </w:tabs>
        <w:ind w:left="3567" w:hanging="420"/>
      </w:pPr>
      <w:rPr>
        <w:rFonts w:ascii="Wingdings" w:hAnsi="Wingdings" w:cs="Wingdings" w:hint="default"/>
      </w:rPr>
    </w:lvl>
    <w:lvl w:ilvl="6">
      <w:start w:val="1"/>
      <w:numFmt w:val="bullet"/>
      <w:lvlText w:val=""/>
      <w:lvlJc w:val="left"/>
      <w:pPr>
        <w:tabs>
          <w:tab w:val="num" w:pos="0"/>
        </w:tabs>
        <w:ind w:left="3987" w:hanging="420"/>
      </w:pPr>
      <w:rPr>
        <w:rFonts w:ascii="Wingdings" w:hAnsi="Wingdings" w:cs="Wingdings" w:hint="default"/>
      </w:rPr>
    </w:lvl>
    <w:lvl w:ilvl="7">
      <w:start w:val="1"/>
      <w:numFmt w:val="bullet"/>
      <w:lvlText w:val=""/>
      <w:lvlJc w:val="left"/>
      <w:pPr>
        <w:tabs>
          <w:tab w:val="num" w:pos="0"/>
        </w:tabs>
        <w:ind w:left="4407" w:hanging="420"/>
      </w:pPr>
      <w:rPr>
        <w:rFonts w:ascii="Wingdings" w:hAnsi="Wingdings" w:cs="Wingdings" w:hint="default"/>
      </w:rPr>
    </w:lvl>
    <w:lvl w:ilvl="8">
      <w:start w:val="1"/>
      <w:numFmt w:val="bullet"/>
      <w:lvlText w:val=""/>
      <w:lvlJc w:val="left"/>
      <w:pPr>
        <w:tabs>
          <w:tab w:val="num" w:pos="0"/>
        </w:tabs>
        <w:ind w:left="4827" w:hanging="420"/>
      </w:pPr>
      <w:rPr>
        <w:rFonts w:ascii="Wingdings" w:hAnsi="Wingdings" w:cs="Wingdings" w:hint="default"/>
      </w:rPr>
    </w:lvl>
  </w:abstractNum>
  <w:abstractNum w:abstractNumId="3">
    <w:lvl w:ilvl="0">
      <w:start w:val="1"/>
      <w:numFmt w:val="bullet"/>
      <w:lvlText w:val=""/>
      <w:lvlJc w:val="left"/>
      <w:pPr>
        <w:tabs>
          <w:tab w:val="num" w:pos="0"/>
        </w:tabs>
        <w:ind w:left="1185" w:hanging="420"/>
      </w:pPr>
      <w:rPr>
        <w:rFonts w:ascii="Wingdings" w:hAnsi="Wingdings" w:cs="Wingdings" w:hint="default"/>
      </w:rPr>
    </w:lvl>
    <w:lvl w:ilvl="1">
      <w:start w:val="1"/>
      <w:numFmt w:val="bullet"/>
      <w:lvlText w:val=""/>
      <w:lvlJc w:val="left"/>
      <w:pPr>
        <w:tabs>
          <w:tab w:val="num" w:pos="0"/>
        </w:tabs>
        <w:ind w:left="1605" w:hanging="420"/>
      </w:pPr>
      <w:rPr>
        <w:rFonts w:ascii="Wingdings" w:hAnsi="Wingdings" w:cs="Wingdings" w:hint="default"/>
      </w:rPr>
    </w:lvl>
    <w:lvl w:ilvl="2">
      <w:start w:val="1"/>
      <w:numFmt w:val="bullet"/>
      <w:lvlText w:val=""/>
      <w:lvlJc w:val="left"/>
      <w:pPr>
        <w:tabs>
          <w:tab w:val="num" w:pos="0"/>
        </w:tabs>
        <w:ind w:left="2025" w:hanging="420"/>
      </w:pPr>
      <w:rPr>
        <w:rFonts w:ascii="Wingdings" w:hAnsi="Wingdings" w:cs="Wingdings" w:hint="default"/>
      </w:rPr>
    </w:lvl>
    <w:lvl w:ilvl="3">
      <w:start w:val="1"/>
      <w:numFmt w:val="bullet"/>
      <w:lvlText w:val=""/>
      <w:lvlJc w:val="left"/>
      <w:pPr>
        <w:tabs>
          <w:tab w:val="num" w:pos="0"/>
        </w:tabs>
        <w:ind w:left="2445" w:hanging="420"/>
      </w:pPr>
      <w:rPr>
        <w:rFonts w:ascii="Wingdings" w:hAnsi="Wingdings" w:cs="Wingdings" w:hint="default"/>
      </w:rPr>
    </w:lvl>
    <w:lvl w:ilvl="4">
      <w:start w:val="1"/>
      <w:numFmt w:val="bullet"/>
      <w:lvlText w:val=""/>
      <w:lvlJc w:val="left"/>
      <w:pPr>
        <w:tabs>
          <w:tab w:val="num" w:pos="0"/>
        </w:tabs>
        <w:ind w:left="2865" w:hanging="420"/>
      </w:pPr>
      <w:rPr>
        <w:rFonts w:ascii="Wingdings" w:hAnsi="Wingdings" w:cs="Wingdings" w:hint="default"/>
      </w:rPr>
    </w:lvl>
    <w:lvl w:ilvl="5">
      <w:start w:val="1"/>
      <w:numFmt w:val="bullet"/>
      <w:lvlText w:val=""/>
      <w:lvlJc w:val="left"/>
      <w:pPr>
        <w:tabs>
          <w:tab w:val="num" w:pos="0"/>
        </w:tabs>
        <w:ind w:left="3285" w:hanging="420"/>
      </w:pPr>
      <w:rPr>
        <w:rFonts w:ascii="Wingdings" w:hAnsi="Wingdings" w:cs="Wingdings" w:hint="default"/>
      </w:rPr>
    </w:lvl>
    <w:lvl w:ilvl="6">
      <w:start w:val="1"/>
      <w:numFmt w:val="bullet"/>
      <w:lvlText w:val=""/>
      <w:lvlJc w:val="left"/>
      <w:pPr>
        <w:tabs>
          <w:tab w:val="num" w:pos="0"/>
        </w:tabs>
        <w:ind w:left="3705" w:hanging="420"/>
      </w:pPr>
      <w:rPr>
        <w:rFonts w:ascii="Wingdings" w:hAnsi="Wingdings" w:cs="Wingdings" w:hint="default"/>
      </w:rPr>
    </w:lvl>
    <w:lvl w:ilvl="7">
      <w:start w:val="1"/>
      <w:numFmt w:val="bullet"/>
      <w:lvlText w:val=""/>
      <w:lvlJc w:val="left"/>
      <w:pPr>
        <w:tabs>
          <w:tab w:val="num" w:pos="0"/>
        </w:tabs>
        <w:ind w:left="4125" w:hanging="420"/>
      </w:pPr>
      <w:rPr>
        <w:rFonts w:ascii="Wingdings" w:hAnsi="Wingdings" w:cs="Wingdings" w:hint="default"/>
      </w:rPr>
    </w:lvl>
    <w:lvl w:ilvl="8">
      <w:start w:val="1"/>
      <w:numFmt w:val="bullet"/>
      <w:lvlText w:val=""/>
      <w:lvlJc w:val="left"/>
      <w:pPr>
        <w:tabs>
          <w:tab w:val="num" w:pos="0"/>
        </w:tabs>
        <w:ind w:left="4545" w:hanging="42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revisionView w:insDel="0" w:formatting="0"/>
  <w:defaultTabStop w:val="840"/>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forms" w:cryptProviderType="rsaAES" w:cryptAlgorithmClass="hash" w:cryptAlgorithmType="typeAny" w:cryptAlgorithmSid="" w:cryptSpinCount="0" w:hash="" w:sal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メイリオ" w:hAnsi="メイリオ" w:eastAsia="メイリオ" w:cs="" w:asciiTheme="minorHAnsi" w:cstheme="minorBidi" w:eastAsiaTheme="minorEastAsia" w:hAnsiTheme="minorHAnsi"/>
        <w:kern w:val="2"/>
        <w:sz w:val="21"/>
        <w:szCs w:val="21"/>
        <w:lang w:val="en-US" w:eastAsia="ja-JP" w:bidi="ar-SA"/>
      </w:rPr>
    </w:rPrDefault>
    <w:pPrDefault>
      <w:pPr>
        <w:suppressAutoHyphens w:val="true"/>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semiHidden="1" w:unhideWhenUsed="1" w:qFormat="1"/>
    <w:lsdException w:name="heading 3" w:locked="0" w:uiPriority="9" w:semiHidden="1" w:unhideWhenUsed="1" w:qFormat="1"/>
    <w:lsdException w:name="heading 4" w:locked="0" w:uiPriority="9" w:semiHidden="1" w:unhideWhenUsed="1" w:qFormat="1"/>
    <w:lsdException w:name="heading 5" w:locked="0"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semiHidden="1" w:unhideWhenUsed="1"/>
    <w:lsdException w:name="toc 2" w:locked="0" w:uiPriority="39" w:semiHidden="1" w:unhideWhenUsed="1"/>
    <w:lsdException w:name="toc 3" w:locked="0" w:uiPriority="39" w:semiHidden="1" w:unhideWhenUsed="1"/>
    <w:lsdException w:name="toc 4" w:locked="0" w:uiPriority="39" w:semiHidden="1" w:unhideWhenUsed="1"/>
    <w:lsdException w:name="toc 5" w:locked="0" w:uiPriority="39" w:semiHidden="1" w:unhideWhenUsed="1"/>
    <w:lsdException w:name="toc 6" w:locked="0" w:uiPriority="39" w:semiHidden="1" w:unhideWhenUsed="1"/>
    <w:lsdException w:name="toc 7" w:locked="0" w:uiPriority="39" w:semiHidden="1" w:unhideWhenUsed="1"/>
    <w:lsdException w:name="toc 8" w:locked="0" w:uiPriority="39" w:semiHidden="1" w:unhideWhenUsed="1"/>
    <w:lsdException w:name="toc 9" w:locked="0" w:uiPriority="39" w:semiHidden="1"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locked="0" w:uiPriority="39"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qFormat/>
    <w:rsid w:val="00275fba"/>
    <w:pPr>
      <w:widowControl w:val="false"/>
      <w:suppressAutoHyphens w:val="true"/>
      <w:bidi w:val="0"/>
      <w:spacing w:lineRule="exact" w:line="320" w:before="0" w:after="0"/>
      <w:ind w:left="400" w:hanging="0"/>
      <w:jc w:val="both"/>
    </w:pPr>
    <w:rPr>
      <w:rFonts w:ascii="メイリオ" w:hAnsi="メイリオ" w:eastAsia="メイリオ" w:cs="" w:asciiTheme="minorHAnsi" w:cstheme="minorBidi" w:eastAsiaTheme="minorEastAsia" w:hAnsiTheme="minorHAnsi"/>
      <w:color w:val="auto"/>
      <w:kern w:val="2"/>
      <w:sz w:val="21"/>
      <w:szCs w:val="21"/>
      <w:lang w:val="en-US" w:eastAsia="ja-JP" w:bidi="ar-SA"/>
    </w:rPr>
  </w:style>
  <w:style w:type="paragraph" w:styleId="1">
    <w:name w:val="Heading 1"/>
    <w:basedOn w:val="Normal"/>
    <w:next w:val="Normal"/>
    <w:link w:val="10"/>
    <w:autoRedefine/>
    <w:uiPriority w:val="9"/>
    <w:qFormat/>
    <w:locked/>
    <w:rsid w:val="008d1ae9"/>
    <w:pPr>
      <w:keepNext w:val="true"/>
      <w:numPr>
        <w:ilvl w:val="0"/>
        <w:numId w:val="1"/>
      </w:numPr>
      <w:pBdr>
        <w:top w:val="single" w:sz="4" w:space="1" w:color="70ADC9"/>
        <w:left w:val="single" w:sz="48" w:space="4" w:color="70ADC9"/>
        <w:bottom w:val="single" w:sz="4" w:space="1" w:color="70ADC9"/>
      </w:pBdr>
      <w:spacing w:lineRule="exact" w:line="480" w:before="180" w:after="0"/>
      <w:ind w:left="-2" w:firstLine="1"/>
      <w:outlineLvl w:val="0"/>
    </w:pPr>
    <w:rPr>
      <w:rFonts w:ascii="メイリオ" w:hAnsi="メイリオ" w:eastAsia="メイリオ" w:cs="" w:asciiTheme="majorHAnsi" w:cstheme="majorBidi" w:eastAsiaTheme="majorEastAsia" w:hAnsiTheme="majorHAnsi"/>
      <w:color w:val="70ADC9"/>
      <w:sz w:val="28"/>
      <w:szCs w:val="24"/>
    </w:rPr>
  </w:style>
  <w:style w:type="paragraph" w:styleId="2">
    <w:name w:val="Heading 2"/>
    <w:basedOn w:val="Normal"/>
    <w:next w:val="Normal"/>
    <w:link w:val="20"/>
    <w:autoRedefine/>
    <w:uiPriority w:val="9"/>
    <w:unhideWhenUsed/>
    <w:qFormat/>
    <w:locked/>
    <w:rsid w:val="00c65b05"/>
    <w:pPr>
      <w:keepNext w:val="true"/>
      <w:numPr>
        <w:ilvl w:val="1"/>
        <w:numId w:val="1"/>
      </w:numPr>
      <w:outlineLvl w:val="1"/>
    </w:pPr>
    <w:rPr>
      <w:sz w:val="24"/>
    </w:rPr>
  </w:style>
  <w:style w:type="paragraph" w:styleId="3">
    <w:name w:val="Heading 3"/>
    <w:basedOn w:val="Normal"/>
    <w:next w:val="Normal"/>
    <w:link w:val="30"/>
    <w:uiPriority w:val="9"/>
    <w:unhideWhenUsed/>
    <w:qFormat/>
    <w:locked/>
    <w:rsid w:val="00b52f5f"/>
    <w:pPr>
      <w:keepNext w:val="true"/>
      <w:spacing w:lineRule="exact" w:line="360"/>
      <w:ind w:left="0" w:hanging="0"/>
      <w:outlineLvl w:val="2"/>
    </w:pPr>
    <w:rPr>
      <w:rFonts w:ascii="メイリオ" w:hAnsi="メイリオ" w:eastAsia="メイリオ" w:cs="" w:asciiTheme="majorHAnsi" w:cstheme="majorBidi" w:eastAsiaTheme="majorEastAsia" w:hAnsiTheme="majorHAnsi"/>
      <w:sz w:val="22"/>
    </w:rPr>
  </w:style>
  <w:style w:type="paragraph" w:styleId="4">
    <w:name w:val="Heading 4"/>
    <w:basedOn w:val="Normal"/>
    <w:next w:val="Normal"/>
    <w:link w:val="40"/>
    <w:uiPriority w:val="9"/>
    <w:semiHidden/>
    <w:unhideWhenUsed/>
    <w:qFormat/>
    <w:locked/>
    <w:rsid w:val="00a24c7c"/>
    <w:pPr>
      <w:keepNext w:val="true"/>
      <w:outlineLvl w:val="3"/>
    </w:pPr>
    <w:rPr>
      <w:bCs/>
    </w:rPr>
  </w:style>
  <w:style w:type="paragraph" w:styleId="5">
    <w:name w:val="Heading 5"/>
    <w:basedOn w:val="Normal"/>
    <w:next w:val="Normal"/>
    <w:link w:val="50"/>
    <w:uiPriority w:val="9"/>
    <w:semiHidden/>
    <w:unhideWhenUsed/>
    <w:qFormat/>
    <w:locked/>
    <w:rsid w:val="00a24c7c"/>
    <w:pPr>
      <w:keepNext w:val="true"/>
      <w:outlineLvl w:val="4"/>
    </w:pPr>
    <w:rPr>
      <w:rFonts w:ascii="メイリオ" w:hAnsi="メイリオ" w:eastAsia="メイリオ" w:cs="" w:asciiTheme="majorHAnsi" w:cstheme="majorBidi" w:eastAsiaTheme="majorEastAsia" w:hAnsiTheme="majorHAnsi"/>
    </w:rPr>
  </w:style>
  <w:style w:type="character" w:styleId="DefaultParagraphFont" w:default="1">
    <w:name w:val="Default Paragraph Font"/>
    <w:uiPriority w:val="1"/>
    <w:semiHidden/>
    <w:unhideWhenUsed/>
    <w:qFormat/>
    <w:rPr/>
  </w:style>
  <w:style w:type="character" w:styleId="Style9" w:customStyle="1">
    <w:name w:val="ヘッダー (文字)"/>
    <w:basedOn w:val="DefaultParagraphFont"/>
    <w:link w:val="a3"/>
    <w:uiPriority w:val="99"/>
    <w:qFormat/>
    <w:rsid w:val="00dc295a"/>
    <w:rPr/>
  </w:style>
  <w:style w:type="character" w:styleId="Style10" w:customStyle="1">
    <w:name w:val="フッター (文字)"/>
    <w:basedOn w:val="DefaultParagraphFont"/>
    <w:link w:val="a5"/>
    <w:uiPriority w:val="99"/>
    <w:qFormat/>
    <w:rsid w:val="00dc295a"/>
    <w:rPr/>
  </w:style>
  <w:style w:type="character" w:styleId="Style11" w:customStyle="1">
    <w:name w:val="吹き出し (文字)"/>
    <w:basedOn w:val="DefaultParagraphFont"/>
    <w:link w:val="a7"/>
    <w:uiPriority w:val="99"/>
    <w:semiHidden/>
    <w:qFormat/>
    <w:rsid w:val="00dc295a"/>
    <w:rPr>
      <w:rFonts w:ascii="メイリオ" w:hAnsi="メイリオ" w:eastAsia="メイリオ" w:cs="" w:asciiTheme="majorHAnsi" w:cstheme="majorBidi" w:eastAsiaTheme="majorEastAsia" w:hAnsiTheme="majorHAnsi"/>
      <w:sz w:val="18"/>
      <w:szCs w:val="18"/>
    </w:rPr>
  </w:style>
  <w:style w:type="character" w:styleId="Style12" w:customStyle="1">
    <w:name w:val="行間詰め (文字)"/>
    <w:basedOn w:val="DefaultParagraphFont"/>
    <w:link w:val="a9"/>
    <w:uiPriority w:val="1"/>
    <w:qFormat/>
    <w:rsid w:val="00dc295a"/>
    <w:rPr>
      <w:kern w:val="0"/>
      <w:sz w:val="22"/>
    </w:rPr>
  </w:style>
  <w:style w:type="character" w:styleId="11" w:customStyle="1">
    <w:name w:val="見出し 1 (文字)"/>
    <w:basedOn w:val="DefaultParagraphFont"/>
    <w:link w:val="1"/>
    <w:uiPriority w:val="9"/>
    <w:qFormat/>
    <w:rsid w:val="008d1ae9"/>
    <w:rPr>
      <w:rFonts w:ascii="メイリオ" w:hAnsi="メイリオ" w:eastAsia="メイリオ" w:cs="" w:asciiTheme="majorHAnsi" w:cstheme="majorBidi" w:eastAsiaTheme="majorEastAsia" w:hAnsiTheme="majorHAnsi"/>
      <w:color w:val="70ADC9"/>
      <w:sz w:val="28"/>
      <w:szCs w:val="24"/>
    </w:rPr>
  </w:style>
  <w:style w:type="character" w:styleId="21" w:customStyle="1">
    <w:name w:val="見出し 2 (文字)"/>
    <w:basedOn w:val="DefaultParagraphFont"/>
    <w:link w:val="2"/>
    <w:uiPriority w:val="9"/>
    <w:qFormat/>
    <w:rsid w:val="00c65b05"/>
    <w:rPr>
      <w:sz w:val="24"/>
    </w:rPr>
  </w:style>
  <w:style w:type="character" w:styleId="31" w:customStyle="1">
    <w:name w:val="見出し 3 (文字)"/>
    <w:basedOn w:val="DefaultParagraphFont"/>
    <w:link w:val="3"/>
    <w:uiPriority w:val="9"/>
    <w:qFormat/>
    <w:rsid w:val="00b52f5f"/>
    <w:rPr>
      <w:rFonts w:ascii="メイリオ" w:hAnsi="メイリオ" w:eastAsia="メイリオ" w:cs="" w:asciiTheme="majorHAnsi" w:cstheme="majorBidi" w:eastAsiaTheme="majorEastAsia" w:hAnsiTheme="majorHAnsi"/>
      <w:sz w:val="22"/>
    </w:rPr>
  </w:style>
  <w:style w:type="character" w:styleId="PlaceholderText">
    <w:name w:val="Placeholder Text"/>
    <w:basedOn w:val="DefaultParagraphFont"/>
    <w:uiPriority w:val="99"/>
    <w:semiHidden/>
    <w:qFormat/>
    <w:locked/>
    <w:rsid w:val="00153bb9"/>
    <w:rPr>
      <w:color w:val="808080"/>
    </w:rPr>
  </w:style>
  <w:style w:type="character" w:styleId="Style13">
    <w:name w:val="インターネットリンク"/>
    <w:basedOn w:val="DefaultParagraphFont"/>
    <w:uiPriority w:val="99"/>
    <w:unhideWhenUsed/>
    <w:locked/>
    <w:rsid w:val="0034352b"/>
    <w:rPr>
      <w:color w:val="0000FF" w:themeColor="hyperlink"/>
      <w:u w:val="single"/>
    </w:rPr>
  </w:style>
  <w:style w:type="character" w:styleId="Annotationreference">
    <w:name w:val="annotation reference"/>
    <w:basedOn w:val="DefaultParagraphFont"/>
    <w:uiPriority w:val="99"/>
    <w:semiHidden/>
    <w:unhideWhenUsed/>
    <w:qFormat/>
    <w:locked/>
    <w:rsid w:val="00611376"/>
    <w:rPr>
      <w:sz w:val="18"/>
      <w:szCs w:val="18"/>
    </w:rPr>
  </w:style>
  <w:style w:type="character" w:styleId="Style14" w:customStyle="1">
    <w:name w:val="コメント文字列 (文字)"/>
    <w:basedOn w:val="DefaultParagraphFont"/>
    <w:link w:val="af1"/>
    <w:uiPriority w:val="99"/>
    <w:semiHidden/>
    <w:qFormat/>
    <w:rsid w:val="00611376"/>
    <w:rPr/>
  </w:style>
  <w:style w:type="character" w:styleId="Style15" w:customStyle="1">
    <w:name w:val="コメント内容 (文字)"/>
    <w:basedOn w:val="Style14"/>
    <w:link w:val="af3"/>
    <w:uiPriority w:val="99"/>
    <w:semiHidden/>
    <w:qFormat/>
    <w:rsid w:val="00611376"/>
    <w:rPr>
      <w:b/>
      <w:bCs/>
    </w:rPr>
  </w:style>
  <w:style w:type="character" w:styleId="41" w:customStyle="1">
    <w:name w:val="見出し 4 (文字)"/>
    <w:basedOn w:val="DefaultParagraphFont"/>
    <w:link w:val="4"/>
    <w:uiPriority w:val="9"/>
    <w:semiHidden/>
    <w:qFormat/>
    <w:rsid w:val="00a24c7c"/>
    <w:rPr>
      <w:bCs/>
    </w:rPr>
  </w:style>
  <w:style w:type="character" w:styleId="51" w:customStyle="1">
    <w:name w:val="見出し 5 (文字)"/>
    <w:basedOn w:val="DefaultParagraphFont"/>
    <w:link w:val="5"/>
    <w:uiPriority w:val="9"/>
    <w:semiHidden/>
    <w:qFormat/>
    <w:rsid w:val="00a24c7c"/>
    <w:rPr>
      <w:rFonts w:ascii="メイリオ" w:hAnsi="メイリオ" w:eastAsia="メイリオ" w:cs="" w:asciiTheme="majorHAnsi" w:cstheme="majorBidi" w:eastAsiaTheme="majorEastAsia" w:hAnsiTheme="majorHAnsi"/>
    </w:rPr>
  </w:style>
  <w:style w:type="character" w:styleId="Style16" w:customStyle="1">
    <w:name w:val="表題 (文字)"/>
    <w:basedOn w:val="DefaultParagraphFont"/>
    <w:link w:val="af6"/>
    <w:uiPriority w:val="10"/>
    <w:qFormat/>
    <w:rsid w:val="000a2139"/>
    <w:rPr>
      <w:rFonts w:ascii="メイリオ" w:hAnsi="メイリオ" w:eastAsia="メイリオ" w:cs="" w:asciiTheme="majorHAnsi" w:cstheme="majorBidi" w:eastAsiaTheme="majorEastAsia" w:hAnsiTheme="majorHAnsi"/>
      <w:color w:val="70ADC9"/>
      <w:sz w:val="72"/>
      <w:szCs w:val="32"/>
    </w:rPr>
  </w:style>
  <w:style w:type="character" w:styleId="Style17" w:customStyle="1">
    <w:name w:val="副題 (文字)"/>
    <w:basedOn w:val="DefaultParagraphFont"/>
    <w:link w:val="af8"/>
    <w:uiPriority w:val="11"/>
    <w:qFormat/>
    <w:rsid w:val="00b52f5f"/>
    <w:rPr>
      <w:rFonts w:ascii="メイリオ" w:hAnsi="メイリオ" w:eastAsia="メイリオ" w:cs="" w:asciiTheme="majorHAnsi" w:cstheme="majorBidi" w:eastAsiaTheme="majorEastAsia" w:hAnsiTheme="majorHAnsi"/>
      <w:sz w:val="24"/>
      <w:szCs w:val="24"/>
    </w:rPr>
  </w:style>
  <w:style w:type="character" w:styleId="Style18" w:customStyle="1">
    <w:name w:val="タイトル (文字)"/>
    <w:basedOn w:val="DefaultParagraphFont"/>
    <w:link w:val="afa"/>
    <w:qFormat/>
    <w:rsid w:val="002f1bcb"/>
    <w:rPr>
      <w:rFonts w:ascii="メイリオ" w:hAnsi="メイリオ" w:eastAsia="メイリオ" w:cs="メイリオ"/>
      <w:color w:val="70ADC9"/>
      <w:sz w:val="72"/>
      <w:szCs w:val="72"/>
    </w:rPr>
  </w:style>
  <w:style w:type="character" w:styleId="HTMLCode">
    <w:name w:val="HTML Code"/>
    <w:qFormat/>
    <w:locked/>
    <w:rsid w:val="004f69f3"/>
    <w:rPr>
      <w:rFonts w:ascii="ＭＳ ゴシック" w:hAnsi="ＭＳ ゴシック" w:eastAsia="ＭＳ ゴシック" w:cs="ＭＳ ゴシック"/>
      <w:sz w:val="24"/>
      <w:szCs w:val="24"/>
    </w:rPr>
  </w:style>
  <w:style w:type="character" w:styleId="Appleconvertedspace" w:customStyle="1">
    <w:name w:val="apple-converted-space"/>
    <w:basedOn w:val="DefaultParagraphFont"/>
    <w:qFormat/>
    <w:rsid w:val="004f69f3"/>
    <w:rPr/>
  </w:style>
  <w:style w:type="character" w:styleId="Style19" w:customStyle="1">
    <w:name w:val="本文 (文字)"/>
    <w:basedOn w:val="DefaultParagraphFont"/>
    <w:link w:val="afc"/>
    <w:qFormat/>
    <w:rsid w:val="00f37eeb"/>
    <w:rPr>
      <w:rFonts w:ascii="Century" w:hAnsi="Century" w:eastAsia="ＭＳ 明朝" w:cs="Times New Roman"/>
      <w:szCs w:val="24"/>
    </w:rPr>
  </w:style>
  <w:style w:type="character" w:styleId="Style20" w:customStyle="1">
    <w:name w:val="本文インデント (文字)"/>
    <w:basedOn w:val="DefaultParagraphFont"/>
    <w:link w:val="aff"/>
    <w:uiPriority w:val="99"/>
    <w:semiHidden/>
    <w:qFormat/>
    <w:rsid w:val="00f37eeb"/>
    <w:rPr/>
  </w:style>
  <w:style w:type="character" w:styleId="Style21">
    <w:name w:val="索引ジャンプ"/>
    <w:qFormat/>
    <w:rPr/>
  </w:style>
  <w:style w:type="paragraph" w:styleId="Style22">
    <w:name w:val="見出し"/>
    <w:basedOn w:val="Normal"/>
    <w:next w:val="Style23"/>
    <w:qFormat/>
    <w:pPr>
      <w:keepNext w:val="true"/>
      <w:spacing w:before="240" w:after="120"/>
    </w:pPr>
    <w:rPr>
      <w:rFonts w:ascii="Liberation Sans" w:hAnsi="Liberation Sans" w:eastAsia="游ゴシック" w:cs="Lucida Sans"/>
      <w:sz w:val="28"/>
      <w:szCs w:val="28"/>
    </w:rPr>
  </w:style>
  <w:style w:type="paragraph" w:styleId="Style23">
    <w:name w:val="Body Text"/>
    <w:basedOn w:val="Normal"/>
    <w:link w:val="afd"/>
    <w:locked/>
    <w:rsid w:val="00f37eeb"/>
    <w:pPr>
      <w:spacing w:lineRule="auto" w:line="240"/>
      <w:ind w:left="0" w:hanging="0"/>
    </w:pPr>
    <w:rPr>
      <w:rFonts w:ascii="Century" w:hAnsi="Century" w:eastAsia="ＭＳ 明朝" w:cs="Times New Roman"/>
      <w:szCs w:val="24"/>
    </w:rPr>
  </w:style>
  <w:style w:type="paragraph" w:styleId="Style24">
    <w:name w:val="List"/>
    <w:basedOn w:val="Style23"/>
    <w:pPr/>
    <w:rPr>
      <w:rFonts w:cs="Lucida Sans"/>
    </w:rPr>
  </w:style>
  <w:style w:type="paragraph" w:styleId="Style25">
    <w:name w:val="Caption"/>
    <w:basedOn w:val="Normal"/>
    <w:qFormat/>
    <w:pPr>
      <w:suppressLineNumbers/>
      <w:spacing w:before="120" w:after="120"/>
    </w:pPr>
    <w:rPr>
      <w:rFonts w:cs="Lucida Sans"/>
      <w:i/>
      <w:iCs/>
      <w:sz w:val="24"/>
      <w:szCs w:val="24"/>
    </w:rPr>
  </w:style>
  <w:style w:type="paragraph" w:styleId="Style26">
    <w:name w:val="索引"/>
    <w:basedOn w:val="Normal"/>
    <w:qFormat/>
    <w:pPr>
      <w:suppressLineNumbers/>
    </w:pPr>
    <w:rPr>
      <w:rFonts w:cs="Lucida Sans"/>
    </w:rPr>
  </w:style>
  <w:style w:type="paragraph" w:styleId="Style27">
    <w:name w:val="ヘッダーとフッター"/>
    <w:basedOn w:val="Normal"/>
    <w:qFormat/>
    <w:pPr/>
    <w:rPr/>
  </w:style>
  <w:style w:type="paragraph" w:styleId="Style28">
    <w:name w:val="Header"/>
    <w:basedOn w:val="Normal"/>
    <w:link w:val="a4"/>
    <w:uiPriority w:val="99"/>
    <w:unhideWhenUsed/>
    <w:locked/>
    <w:rsid w:val="00dc295a"/>
    <w:pPr>
      <w:tabs>
        <w:tab w:val="clear" w:pos="840"/>
        <w:tab w:val="center" w:pos="4252" w:leader="none"/>
        <w:tab w:val="right" w:pos="8504" w:leader="none"/>
      </w:tabs>
      <w:snapToGrid w:val="false"/>
    </w:pPr>
    <w:rPr/>
  </w:style>
  <w:style w:type="paragraph" w:styleId="Style29">
    <w:name w:val="Footer"/>
    <w:basedOn w:val="Normal"/>
    <w:link w:val="a6"/>
    <w:uiPriority w:val="99"/>
    <w:unhideWhenUsed/>
    <w:locked/>
    <w:rsid w:val="00dc295a"/>
    <w:pPr>
      <w:tabs>
        <w:tab w:val="clear" w:pos="840"/>
        <w:tab w:val="center" w:pos="4252" w:leader="none"/>
        <w:tab w:val="right" w:pos="8504" w:leader="none"/>
      </w:tabs>
      <w:snapToGrid w:val="false"/>
    </w:pPr>
    <w:rPr/>
  </w:style>
  <w:style w:type="paragraph" w:styleId="BalloonText">
    <w:name w:val="Balloon Text"/>
    <w:basedOn w:val="Normal"/>
    <w:link w:val="a8"/>
    <w:uiPriority w:val="99"/>
    <w:semiHidden/>
    <w:unhideWhenUsed/>
    <w:qFormat/>
    <w:locked/>
    <w:rsid w:val="00dc295a"/>
    <w:pPr/>
    <w:rPr>
      <w:rFonts w:ascii="メイリオ" w:hAnsi="メイリオ" w:eastAsia="メイリオ" w:cs="" w:asciiTheme="majorHAnsi" w:cstheme="majorBidi" w:eastAsiaTheme="majorEastAsia" w:hAnsiTheme="majorHAnsi"/>
      <w:sz w:val="18"/>
      <w:szCs w:val="18"/>
    </w:rPr>
  </w:style>
  <w:style w:type="paragraph" w:styleId="NoSpacing">
    <w:name w:val="No Spacing"/>
    <w:link w:val="aa"/>
    <w:uiPriority w:val="1"/>
    <w:qFormat/>
    <w:locked/>
    <w:rsid w:val="00dc295a"/>
    <w:pPr>
      <w:widowControl/>
      <w:suppressAutoHyphens w:val="true"/>
      <w:bidi w:val="0"/>
      <w:spacing w:before="0" w:after="0"/>
      <w:jc w:val="left"/>
    </w:pPr>
    <w:rPr>
      <w:rFonts w:ascii="メイリオ" w:hAnsi="メイリオ" w:eastAsia="メイリオ" w:cs="" w:asciiTheme="minorHAnsi" w:cstheme="minorBidi" w:eastAsiaTheme="minorEastAsia" w:hAnsiTheme="minorHAnsi"/>
      <w:color w:val="auto"/>
      <w:kern w:val="0"/>
      <w:sz w:val="22"/>
      <w:szCs w:val="21"/>
      <w:lang w:val="en-US" w:eastAsia="ja-JP" w:bidi="ar-SA"/>
    </w:rPr>
  </w:style>
  <w:style w:type="paragraph" w:styleId="ListParagraph">
    <w:name w:val="List Paragraph"/>
    <w:basedOn w:val="Normal"/>
    <w:uiPriority w:val="34"/>
    <w:qFormat/>
    <w:locked/>
    <w:rsid w:val="00fd53f2"/>
    <w:pPr>
      <w:ind w:left="840" w:hanging="0"/>
    </w:pPr>
    <w:rPr/>
  </w:style>
  <w:style w:type="paragraph" w:styleId="Caption">
    <w:name w:val="caption"/>
    <w:basedOn w:val="Normal"/>
    <w:next w:val="Normal"/>
    <w:uiPriority w:val="35"/>
    <w:unhideWhenUsed/>
    <w:qFormat/>
    <w:locked/>
    <w:rsid w:val="00a24c7c"/>
    <w:pPr/>
    <w:rPr>
      <w:bCs/>
    </w:rPr>
  </w:style>
  <w:style w:type="paragraph" w:styleId="12">
    <w:name w:val="TOC 1"/>
    <w:basedOn w:val="Normal"/>
    <w:next w:val="Normal"/>
    <w:autoRedefine/>
    <w:uiPriority w:val="39"/>
    <w:unhideWhenUsed/>
    <w:locked/>
    <w:rsid w:val="00ee2692"/>
    <w:pPr>
      <w:tabs>
        <w:tab w:val="clear" w:pos="840"/>
        <w:tab w:val="left" w:pos="2520" w:leader="none"/>
        <w:tab w:val="left" w:pos="8820" w:leader="underscore"/>
      </w:tabs>
      <w:spacing w:before="145" w:after="145"/>
      <w:ind w:left="1097" w:hanging="332"/>
    </w:pPr>
    <w:rPr>
      <w:sz w:val="24"/>
    </w:rPr>
  </w:style>
  <w:style w:type="paragraph" w:styleId="Annotationtext">
    <w:name w:val="annotation text"/>
    <w:basedOn w:val="Normal"/>
    <w:link w:val="af2"/>
    <w:uiPriority w:val="99"/>
    <w:semiHidden/>
    <w:unhideWhenUsed/>
    <w:qFormat/>
    <w:locked/>
    <w:rsid w:val="00611376"/>
    <w:pPr>
      <w:jc w:val="left"/>
    </w:pPr>
    <w:rPr/>
  </w:style>
  <w:style w:type="paragraph" w:styleId="Annotationsubject">
    <w:name w:val="annotation subject"/>
    <w:basedOn w:val="Annotationtext"/>
    <w:next w:val="Annotationtext"/>
    <w:link w:val="af4"/>
    <w:uiPriority w:val="99"/>
    <w:semiHidden/>
    <w:unhideWhenUsed/>
    <w:qFormat/>
    <w:locked/>
    <w:rsid w:val="00611376"/>
    <w:pPr/>
    <w:rPr>
      <w:b/>
      <w:bCs/>
    </w:rPr>
  </w:style>
  <w:style w:type="paragraph" w:styleId="22">
    <w:name w:val="TOC 2"/>
    <w:basedOn w:val="Normal"/>
    <w:next w:val="Normal"/>
    <w:autoRedefine/>
    <w:uiPriority w:val="39"/>
    <w:unhideWhenUsed/>
    <w:locked/>
    <w:rsid w:val="0074169b"/>
    <w:pPr>
      <w:tabs>
        <w:tab w:val="clear" w:pos="840"/>
        <w:tab w:val="left" w:pos="1418" w:leader="none"/>
        <w:tab w:val="right" w:pos="8931" w:leader="underscore"/>
      </w:tabs>
      <w:ind w:left="1134" w:right="955" w:hanging="4"/>
    </w:pPr>
    <w:rPr/>
  </w:style>
  <w:style w:type="paragraph" w:styleId="32">
    <w:name w:val="TOC 3"/>
    <w:basedOn w:val="Normal"/>
    <w:next w:val="Normal"/>
    <w:autoRedefine/>
    <w:uiPriority w:val="39"/>
    <w:unhideWhenUsed/>
    <w:locked/>
    <w:rsid w:val="00aa09e4"/>
    <w:pPr>
      <w:ind w:left="420" w:hanging="0"/>
    </w:pPr>
    <w:rPr/>
  </w:style>
  <w:style w:type="paragraph" w:styleId="42">
    <w:name w:val="TOC 4"/>
    <w:basedOn w:val="Normal"/>
    <w:next w:val="Normal"/>
    <w:autoRedefine/>
    <w:uiPriority w:val="39"/>
    <w:unhideWhenUsed/>
    <w:locked/>
    <w:rsid w:val="00aa09e4"/>
    <w:pPr>
      <w:ind w:left="630" w:hanging="0"/>
    </w:pPr>
    <w:rPr/>
  </w:style>
  <w:style w:type="paragraph" w:styleId="52">
    <w:name w:val="TOC 5"/>
    <w:basedOn w:val="Normal"/>
    <w:next w:val="Normal"/>
    <w:autoRedefine/>
    <w:uiPriority w:val="39"/>
    <w:unhideWhenUsed/>
    <w:locked/>
    <w:rsid w:val="00aa09e4"/>
    <w:pPr>
      <w:ind w:left="840" w:hanging="0"/>
    </w:pPr>
    <w:rPr/>
  </w:style>
  <w:style w:type="paragraph" w:styleId="6">
    <w:name w:val="TOC 6"/>
    <w:basedOn w:val="Normal"/>
    <w:next w:val="Normal"/>
    <w:autoRedefine/>
    <w:uiPriority w:val="39"/>
    <w:unhideWhenUsed/>
    <w:locked/>
    <w:rsid w:val="00aa09e4"/>
    <w:pPr>
      <w:ind w:left="1050" w:hanging="0"/>
    </w:pPr>
    <w:rPr/>
  </w:style>
  <w:style w:type="paragraph" w:styleId="7">
    <w:name w:val="TOC 7"/>
    <w:basedOn w:val="Normal"/>
    <w:next w:val="Normal"/>
    <w:autoRedefine/>
    <w:uiPriority w:val="39"/>
    <w:unhideWhenUsed/>
    <w:locked/>
    <w:rsid w:val="00aa09e4"/>
    <w:pPr>
      <w:ind w:left="1260" w:hanging="0"/>
    </w:pPr>
    <w:rPr/>
  </w:style>
  <w:style w:type="paragraph" w:styleId="8">
    <w:name w:val="TOC 8"/>
    <w:basedOn w:val="Normal"/>
    <w:next w:val="Normal"/>
    <w:autoRedefine/>
    <w:uiPriority w:val="39"/>
    <w:unhideWhenUsed/>
    <w:locked/>
    <w:rsid w:val="00aa09e4"/>
    <w:pPr>
      <w:ind w:left="1470" w:hanging="0"/>
    </w:pPr>
    <w:rPr/>
  </w:style>
  <w:style w:type="paragraph" w:styleId="9">
    <w:name w:val="TOC 9"/>
    <w:basedOn w:val="Normal"/>
    <w:next w:val="Normal"/>
    <w:autoRedefine/>
    <w:uiPriority w:val="39"/>
    <w:unhideWhenUsed/>
    <w:locked/>
    <w:rsid w:val="00aa09e4"/>
    <w:pPr>
      <w:ind w:left="1680" w:hanging="0"/>
    </w:pPr>
    <w:rPr/>
  </w:style>
  <w:style w:type="paragraph" w:styleId="Style30">
    <w:name w:val="Index Heading"/>
    <w:basedOn w:val="Style22"/>
    <w:pPr/>
    <w:rPr/>
  </w:style>
  <w:style w:type="paragraph" w:styleId="Style31">
    <w:name w:val="TOC Heading"/>
    <w:basedOn w:val="Normal"/>
    <w:next w:val="Normal"/>
    <w:uiPriority w:val="39"/>
    <w:unhideWhenUsed/>
    <w:qFormat/>
    <w:locked/>
    <w:rsid w:val="00b52f5f"/>
    <w:pPr>
      <w:spacing w:lineRule="exact" w:line="400"/>
    </w:pPr>
    <w:rPr>
      <w:sz w:val="24"/>
    </w:rPr>
  </w:style>
  <w:style w:type="paragraph" w:styleId="Style32">
    <w:name w:val="Title"/>
    <w:next w:val="Normal"/>
    <w:link w:val="af7"/>
    <w:uiPriority w:val="10"/>
    <w:qFormat/>
    <w:locked/>
    <w:rsid w:val="000a2139"/>
    <w:pPr>
      <w:widowControl/>
      <w:suppressAutoHyphens w:val="true"/>
      <w:bidi w:val="0"/>
      <w:spacing w:lineRule="exact" w:line="800" w:before="0" w:after="0"/>
      <w:jc w:val="left"/>
      <w:outlineLvl w:val="0"/>
    </w:pPr>
    <w:rPr>
      <w:rFonts w:ascii="メイリオ" w:hAnsi="メイリオ" w:eastAsia="メイリオ" w:cs="" w:asciiTheme="majorHAnsi" w:cstheme="majorBidi" w:eastAsiaTheme="majorEastAsia" w:hAnsiTheme="majorHAnsi"/>
      <w:color w:val="70ADC9"/>
      <w:kern w:val="2"/>
      <w:sz w:val="72"/>
      <w:szCs w:val="32"/>
      <w:lang w:val="en-US" w:eastAsia="ja-JP" w:bidi="ar-SA"/>
    </w:rPr>
  </w:style>
  <w:style w:type="paragraph" w:styleId="Style33">
    <w:name w:val="Subtitle"/>
    <w:basedOn w:val="Normal"/>
    <w:next w:val="Normal"/>
    <w:link w:val="af9"/>
    <w:uiPriority w:val="11"/>
    <w:qFormat/>
    <w:locked/>
    <w:rsid w:val="00b52f5f"/>
    <w:pPr>
      <w:jc w:val="center"/>
      <w:outlineLvl w:val="1"/>
    </w:pPr>
    <w:rPr>
      <w:rFonts w:ascii="メイリオ" w:hAnsi="メイリオ" w:eastAsia="メイリオ" w:cs="" w:asciiTheme="majorHAnsi" w:cstheme="majorBidi" w:eastAsiaTheme="majorEastAsia" w:hAnsiTheme="majorHAnsi"/>
      <w:sz w:val="24"/>
      <w:szCs w:val="24"/>
    </w:rPr>
  </w:style>
  <w:style w:type="paragraph" w:styleId="Style34" w:customStyle="1">
    <w:name w:val="タイトル"/>
    <w:basedOn w:val="Normal"/>
    <w:link w:val="afb"/>
    <w:qFormat/>
    <w:locked/>
    <w:rsid w:val="002f1bcb"/>
    <w:pPr>
      <w:spacing w:lineRule="exact" w:line="840"/>
      <w:ind w:left="0" w:hanging="0"/>
    </w:pPr>
    <w:rPr>
      <w:rFonts w:ascii="メイリオ" w:hAnsi="メイリオ" w:eastAsia="メイリオ" w:cs="メイリオ"/>
      <w:color w:val="70ADC9"/>
      <w:sz w:val="72"/>
      <w:szCs w:val="72"/>
    </w:rPr>
  </w:style>
  <w:style w:type="paragraph" w:styleId="Style35" w:customStyle="1">
    <w:name w:val="ソースコード"/>
    <w:qFormat/>
    <w:rsid w:val="00f37eeb"/>
    <w:pPr>
      <w:widowControl/>
      <w:suppressAutoHyphens w:val="true"/>
      <w:bidi w:val="0"/>
      <w:spacing w:beforeAutospacing="1" w:afterAutospacing="1"/>
      <w:jc w:val="left"/>
    </w:pPr>
    <w:rPr>
      <w:rFonts w:ascii="Lucida Console" w:hAnsi="Lucida Console" w:eastAsia="ＭＳ 明朝" w:cs="Times New Roman"/>
      <w:color w:val="auto"/>
      <w:kern w:val="2"/>
      <w:sz w:val="21"/>
      <w:szCs w:val="24"/>
      <w:lang w:val="en-US" w:eastAsia="ja-JP" w:bidi="ar-SA"/>
    </w:rPr>
  </w:style>
  <w:style w:type="paragraph" w:styleId="Style36">
    <w:name w:val="Body Text Indent"/>
    <w:basedOn w:val="Normal"/>
    <w:link w:val="aff0"/>
    <w:uiPriority w:val="99"/>
    <w:semiHidden/>
    <w:unhideWhenUsed/>
    <w:locked/>
    <w:rsid w:val="00f37eeb"/>
    <w:pPr>
      <w:ind w:left="851" w:hanging="0"/>
    </w:pPr>
    <w:rPr/>
  </w:style>
  <w:style w:type="paragraph" w:styleId="Revision">
    <w:name w:val="Revision"/>
    <w:uiPriority w:val="99"/>
    <w:semiHidden/>
    <w:qFormat/>
    <w:rsid w:val="000752e1"/>
    <w:pPr>
      <w:widowControl/>
      <w:suppressAutoHyphens w:val="true"/>
      <w:bidi w:val="0"/>
      <w:spacing w:before="0" w:after="0"/>
      <w:jc w:val="left"/>
    </w:pPr>
    <w:rPr>
      <w:rFonts w:ascii="メイリオ" w:hAnsi="メイリオ" w:eastAsia="メイリオ" w:cs="" w:asciiTheme="minorHAnsi" w:cstheme="minorBidi" w:eastAsiaTheme="minorEastAsia" w:hAnsiTheme="minorHAnsi"/>
      <w:color w:val="auto"/>
      <w:kern w:val="2"/>
      <w:sz w:val="21"/>
      <w:szCs w:val="21"/>
      <w:lang w:val="en-US" w:eastAsia="ja-JP" w:bidi="ar-SA"/>
    </w:rPr>
  </w:style>
  <w:style w:type="paragraph" w:styleId="NormalWeb">
    <w:name w:val="Normal (Web)"/>
    <w:basedOn w:val="Normal"/>
    <w:uiPriority w:val="99"/>
    <w:unhideWhenUsed/>
    <w:qFormat/>
    <w:locked/>
    <w:rsid w:val="00145a37"/>
    <w:pPr>
      <w:widowControl/>
      <w:spacing w:lineRule="auto" w:line="240" w:beforeAutospacing="1" w:afterAutospacing="1"/>
      <w:ind w:left="0" w:hanging="0"/>
      <w:jc w:val="left"/>
    </w:pPr>
    <w:rPr>
      <w:rFonts w:ascii="ＭＳ Ｐゴシック" w:hAnsi="ＭＳ Ｐゴシック" w:eastAsia="ＭＳ Ｐゴシック" w:cs="ＭＳ Ｐゴシック"/>
      <w:kern w:val="0"/>
      <w:sz w:val="24"/>
      <w:szCs w:val="24"/>
    </w:rPr>
  </w:style>
  <w:style w:type="paragraph" w:styleId="Style37">
    <w:name w:val="枠の内容"/>
    <w:basedOn w:val="Normal"/>
    <w:qFormat/>
    <w:pPr/>
    <w:rPr/>
  </w:style>
  <w:style w:type="paragraph" w:styleId="Style38">
    <w:name w:val="表の内容"/>
    <w:basedOn w:val="Normal"/>
    <w:qFormat/>
    <w:pPr>
      <w:widowControl w:val="false"/>
      <w:suppressLineNumbers/>
    </w:pPr>
    <w:rPr/>
  </w:style>
  <w:style w:type="paragraph" w:styleId="Style39">
    <w:name w:val="表の見出し"/>
    <w:basedOn w:val="Style38"/>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e">
    <w:name w:val="Table Grid"/>
    <w:basedOn w:val="a1"/>
    <w:uiPriority w:val="59"/>
    <w:rsid w:val="0034352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10">
    <w:name w:val="表 (青)  21"/>
    <w:basedOn w:val="a1"/>
    <w:uiPriority w:val="61"/>
    <w:rsid w:val="00d75cd2"/>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12">
    <w:name w:val="Light Shading Accent 5"/>
    <w:basedOn w:val="a1"/>
    <w:uiPriority w:val="60"/>
    <w:rsid w:val="00657d5c"/>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3-51">
    <w:name w:val="一覧 (表) 3 - アクセント 51"/>
    <w:basedOn w:val="a1"/>
    <w:uiPriority w:val="48"/>
    <w:rsid w:val="00940d7e"/>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tblBorders>
    </w:tblPr>
    <w:tblStylePr w:type="firstRow">
      <w:rPr>
        <w:b/>
        <w:bCs/>
        <w:color w:val="FFFFFF" w:themeColor="background1"/>
      </w:rPr>
      <w:tblPr/>
      <w:tcPr>
        <w:shd w:val="clear" w:color="auto" w:fill="4BACC6" w:themeFill="accent5"/>
      </w:tcPr>
    </w:tblStylePr>
    <w:tblStylePr w:type="lastRow">
      <w:rPr>
        <w:b/>
        <w:bCs/>
      </w:rPr>
      <w:tblPr/>
      <w:tcPr>
        <w:tcBorders>
          <w:top w:val="double" w:color="4BACC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BACC6" w:themeColor="accent5" w:sz="4" w:space="0"/>
          <w:right w:val="single" w:color="4BACC6" w:themeColor="accent5" w:sz="4" w:space="0"/>
        </w:tcBorders>
      </w:tcPr>
    </w:tblStylePr>
    <w:tblStylePr w:type="band1Horz">
      <w:tblPr/>
      <w:tcPr>
        <w:tcBorders>
          <w:top w:val="single" w:color="4BACC6" w:themeColor="accent5" w:sz="4" w:space="0"/>
          <w:bottom w:val="single" w:color="4BACC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BACC6" w:themeColor="accent5" w:sz="4" w:space="0"/>
          <w:left w:val="nil"/>
        </w:tcBorders>
      </w:tcPr>
    </w:tblStylePr>
    <w:tblStylePr w:type="swCell">
      <w:tblPr/>
      <w:tcPr>
        <w:tcBorders>
          <w:top w:val="double" w:color="4BACC6" w:themeColor="accent5" w:sz="4" w:space="0"/>
          <w:right w:val="nil"/>
        </w:tcBorders>
      </w:tcPr>
    </w:tblStylePr>
  </w:style>
  <w:style w:type="table" w:customStyle="1" w:styleId="1-51">
    <w:name w:val="グリッド (表) 1 淡色 - アクセント 51"/>
    <w:basedOn w:val="a1"/>
    <w:uiPriority w:val="46"/>
    <w:rsid w:val="00a045d7"/>
    <w:tblPr>
      <w:tblStyleRowBandSize w:val="1"/>
      <w:tblStyleColBandSize w:val="1"/>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Pr>
    <w:tblStylePr w:type="firstRow">
      <w:rPr>
        <w:b/>
        <w:bCs/>
      </w:rPr>
      <w:tblPr/>
      <w:tcPr>
        <w:tcBorders>
          <w:bottom w:val="single" w:color="92CDDC" w:themeColor="accent5" w:sz="12" w:space="0"/>
        </w:tcBorders>
      </w:tcPr>
    </w:tblStylePr>
    <w:tblStylePr w:type="lastRow">
      <w:rPr>
        <w:b/>
        <w:bCs/>
      </w:rPr>
      <w:tblPr/>
      <w:tcPr>
        <w:tcBorders>
          <w:top w:val="double" w:color="92CDDC" w:themeColor="accent5"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D882AA-C775-413A-8DE9-C7D20F892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東京IT_テンプレート.dotx</Template>
  <TotalTime>13164</TotalTime>
  <Application>LibreOffice/7.2.3.2$Windows_X86_64 LibreOffice_project/d166454616c1632304285822f9c83ce2e660fd92</Application>
  <AppVersion>15.0000</AppVersion>
  <Pages>42</Pages>
  <Words>9904</Words>
  <Characters>18047</Characters>
  <CharactersWithSpaces>18422</CharactersWithSpaces>
  <Paragraphs>1733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2019-02-26T07:45:00Z</dcterms:created>
  <dc:creator>m-kurotani</dc:creator>
  <dc:description/>
  <dc:language>ja-JP</dc:language>
  <cp:lastModifiedBy/>
  <cp:lastPrinted>2022-05-24T00:51:00Z</cp:lastPrinted>
  <dcterms:modified xsi:type="dcterms:W3CDTF">2023-03-09T15:34:19Z</dcterms:modified>
  <cp:revision>72</cp:revision>
  <dc:subject/>
  <dc:title/>
</cp:coreProperties>
</file>

<file path=docProps/custom.xml><?xml version="1.0" encoding="utf-8"?>
<Properties xmlns="http://schemas.openxmlformats.org/officeDocument/2006/custom-properties" xmlns:vt="http://schemas.openxmlformats.org/officeDocument/2006/docPropsVTypes"/>
</file>